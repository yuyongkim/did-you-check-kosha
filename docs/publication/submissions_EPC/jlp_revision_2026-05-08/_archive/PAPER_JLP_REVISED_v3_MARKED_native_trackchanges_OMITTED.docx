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6" w:name="X77be7a76e6967198f610c44f73731e5a8afd88b"/>
    <w:p>
      <w:pPr>
        <w:pStyle w:val="Heading1"/>
      </w:pPr>
      <w:r>
        <w:t xml:space="preserve">A KOSHA Regulatory Knowledge-Grounded Multi-Discipline AI Verification Framework for Process Plant Engineering</w:t>
      </w:r>
    </w:p>
    <w:p>
      <w:pPr>
        <w:pStyle w:val="FirstParagraph"/>
        <w:rPr>
          <w:ins w:id="3" w:author="Yuyong Kim" w:date="2026-05-10T00:00:00Z"/>
        </w:rPr>
      </w:pPr>
      <w:ins w:id="2" w:author="Yuyong Kim" w:date="2026-05-10T00:00:00Z">
        <w:r>
          <w:rPr>
            <w:b/>
            <w:bCs/>
          </w:rPr>
          <w:t xml:space="preserve">Yuyong Kim University of Wisconsin–Madison ykim288@wisc.edu</w:t>
        </w:r>
      </w:ins>
    </w:p>
    <w:p>
      <w:pPr>
        <w:pStyle w:val="BodyText"/>
        <w:rPr>
          <w:ins w:id="5" w:author="Yuyong Kim" w:date="2026-05-10T00:00:00Z"/>
        </w:rPr>
      </w:pPr>
      <w:ins w:id="4" w:author="Yuyong Kim" w:date="2026-05-10T00:00:00Z">
        <w:r>
          <w:t xml:space="preserve">Manuscript number: JLP-D-26-00414 (revised)</w:t>
        </w:r>
      </w:ins>
    </w:p>
    <w:p>
      <w:r>
        <w:pict>
          <v:rect style="width:0;height:1.5pt" o:hralign="center" o:hrstd="t" o:hr="t"/>
        </w:pict>
      </w:r>
    </w:p>
    <w:bookmarkStart w:id="9" w:name="abstract"/>
    <w:p>
      <w:pPr>
        <w:pStyle w:val="Heading2"/>
      </w:pPr>
      <w:r>
        <w:t xml:space="preserve">Abstract</w:t>
      </w:r>
    </w:p>
    <w:p>
      <w:pPr>
        <w:pStyle w:val="FirstParagraph"/>
        <w:rPr>
          <w:ins w:id="7" w:author="Yuyong Kim" w:date="2026-05-10T00:00:00Z"/>
        </w:rPr>
      </w:pPr>
      <w:ins w:id="6" w:author="Yuyong Kim" w:date="2026-05-10T00:00:00Z">
        <w:r>
          <w:t xml:space="preserve">Engineering calculation workflows in Korean process plant projects span seven disciplines across the full plant lifecycle. Existing practice relies on discipline-siloed tools that miss cross-discipline coupling hazards and cannot enforce Korean-jurisdiction regulatory requirements beyond international code compliance. This paper presents an integrated AI verification platform composed of three layers: (1) seven domain calculation engines implementing ASME, API, IEEE, IEC, ACI, and AISC standards; (2) a four-layer hybrid verification model comprising input validation, K-voting consensus, physics/code compliance, and reverse verification; and (3) a local Retrieval-Augmented Generation (RAG) layer built from a Korea Occupational Safety and Health Agency (KOSHA) public-API snapshot containing 1,327 guide documents and 3,102 statutory-provision rows, of which 16,174 entries (13,084 guide chunks + 3,090 indexed law-article entries) are retained as searchable documents in the SQLite FTS5 index. Twelve law-article rows were excluded because their statutory body text was empty in the source API response (four are repealed articles for which an empty body is expected; the remaining eight are pending refetch — see §8 Limitation 6). Regulatory grounding is generated by an on-premises Qwen 2.5 7B Instruct model. All 220 synthetic golden cases pass end-to-end implementation verification (accuracy = 1.0000). A 60-scenario cross-discipline ablation increases blocking from 0/60 to 26/60 when the validator is enabled (+0.4333 absolute), with the strongest signal concentrated in piping-vessel nozzle-margin coupling (22 of 26 detections), and a 50-query retrieval benchmark improves Recall@1 from 0.4400 to 0.7400 (paired-bootstrap 95% CI on the +0.30 delta: [+0.14, +0.48]; n=50, 1000 resamples) and MRR@10 from 0.5744 to 0.7933 (paired CI: [+0.09, +0.35]) over plain BM25; Recall@3 and Recall@5 each gain +0.12 with paired CIs that include zero ([−0.02, +0.26]) and are therefore not statistically distinguishable from zero on this benchmark. Three case studies — including SA-106 piping in sour-chloride service — demonstrate that the KOSHA RAG layer surfaces Korean-jurisdiction obligations such as Article 256 of the Rules on Occupational Safety and Health Standards (산업안전보건기준에 관한 규칙) where ASME/API calculations clear without flag. Under the prevailing industry baseline (“ASME/API pass = compliance complete”), the same three cases yield 0/3 detections, while the proposed system yields 3/3. We position the framework as a compliance co-pilot for HAZOP, RBI, and digital-twin workflows, not a replacement, and define the jurisdiction compliance gap as the structural space between international code compliance and Korean PSM regulatory fulfilment. Code, datasets, and the index manifest are released under AGPL-3.0.</w:t>
        </w:r>
      </w:ins>
    </w:p>
    <w:p>
      <w:pPr>
        <w:pStyle w:val="BodyText"/>
        <w:rPr>
          <w:ins w:id="9" w:author="Yuyong Kim" w:date="2026-05-10T00:00:00Z"/>
        </w:rPr>
      </w:pPr>
      <w:ins w:id="8" w:author="Yuyong Kim" w:date="2026-05-10T00:00:00Z">
        <w:r>
          <w:rPr>
            <w:b/>
            <w:bCs/>
          </w:rPr>
          <w:t xml:space="preserve">Keywords: KOSHA RAG · process safety management · process plant engineering · multi-discipline verification · jurisdiction compliance gap · large language model · regulatory compliance</w:t>
        </w:r>
      </w:ins>
    </w:p>
    <w:p>
      <w:r>
        <w:pict>
          <v:rect style="width:0;height:1.5pt" o:hralign="center" o:hrstd="t" o:hr="t"/>
        </w:pict>
      </w:r>
    </w:p>
    <w:bookmarkEnd w:id="9"/>
    <w:bookmarkStart w:id="13" w:name="introduction"/>
    <w:p>
      <w:pPr>
        <w:pStyle w:val="Heading2"/>
      </w:pPr>
      <w:r>
        <w:t xml:space="preserve">1. Introduction</w:t>
      </w:r>
    </w:p>
    <w:p>
      <w:pPr>
        <w:pStyle w:val="FirstParagraph"/>
        <w:rPr>
          <w:ins w:id="11" w:author="Yuyong Kim" w:date="2026-05-10T00:00:00Z"/>
        </w:rPr>
      </w:pPr>
      <w:ins w:id="10" w:author="Yuyong Kim" w:date="2026-05-10T00:00:00Z">
        <w:r>
          <w:t xml:space="preserve">Engineering calculation and compliance verification in Korean petrochemical and process plant projects span more than seven engineering disciplines — piping, pressure vessels (static equipment), rotating machinery, electrical systems, instrumentation, structural steel, and civil structures — across a broad lifecycle that includes process design, detailed engineering, construction and commissioning, and ongoing operation and inspection. Whether verifying that a new piping system meets minimum wall-thickness requirements under ASME B31.3 or assessing the remaining service life of an operating pressure vessel under API 579-1, the underlying calculation workflows share the same structural problem: discipline-specific tools and review procedures create a systematic gap in which (a) cross-discipline coupling hazards are not captured and (b) jurisdictional regulatory obligations beyond the international codes are not surfaced. Excessive piping nozzle loads can drive rotating equipment vibration; civil foundation settlement can propagate into rotating equipment alignment failure; neither is detectable by single-domain calculations alone. Likewise, an SA-106 carbon-steel line in sour-chloride service can pass ASME B31.3 minimum-wall and API 570 inspection-interval checks while still being non-compliant with Article 256 of the Korean Rules on Occupational Safety and Health Standards.</w:t>
        </w:r>
      </w:ins>
    </w:p>
    <w:p>
      <w:pPr>
        <w:pStyle w:val="BodyText"/>
        <w:rPr>
          <w:ins w:id="13" w:author="Yuyong Kim" w:date="2026-05-10T00:00:00Z"/>
        </w:rPr>
      </w:pPr>
      <w:ins w:id="12" w:author="Yuyong Kim" w:date="2026-05-10T00:00:00Z">
        <w:r>
          <w:t xml:space="preserve">Korean plants subject to the Chemical Substances Control Act and the Occupational Safety and Health Act must comply with the Process Safety Management (PSM) framework administered by the Korea Occupational Safety and Health Agency (KOSHA), which imposes jurisdiction-specific procedural, documentation, and inspection-trigger obligations. To date, no published study has systematically integrated the KOSHA regulatory corpus into an engineering AI verification system that also performs the underlying ASME/API calculations.</w:t>
        </w:r>
      </w:ins>
    </w:p>
    <w:p>
      <w:pPr>
        <w:pStyle w:val="BodyText"/>
        <w:rPr>
          <w:ins w:id="15" w:author="Yuyong Kim" w:date="2026-05-10T00:00:00Z"/>
        </w:rPr>
      </w:pPr>
      <w:ins w:id="14" w:author="Yuyong Kim" w:date="2026-05-10T00:00:00Z">
        <w:r>
          <w:t xml:space="preserve">This study addresses the following two research questions:</w:t>
        </w:r>
      </w:ins>
    </w:p>
    <w:p>
      <w:pPr>
        <w:pStyle w:val="BodyText"/>
        <w:rPr>
          <w:ins w:id="17" w:author="Yuyong Kim" w:date="2026-05-10T00:00:00Z"/>
        </w:rPr>
      </w:pPr>
      <w:ins w:id="16" w:author="Yuyong Kim" w:date="2026-05-10T00:00:00Z">
        <w:r>
          <w:rPr>
            <w:b/>
            <w:bCs/>
          </w:rPr>
          <w:t xml:space="preserve">RQ1. What additional cross-discipline coupling hazards does the proposed multi-discipline verification architecture detect compared with independent single-domain calculations, across a predefined set of domain pairs?</w:t>
        </w:r>
      </w:ins>
    </w:p>
    <w:p>
      <w:pPr>
        <w:pStyle w:val="BodyText"/>
      </w:pPr>
      <w:r>
        <w:rPr>
          <w:b/>
          <w:bCs/>
        </w:rPr>
        <w:t xml:space="preserve">RQ2.</w:t>
      </w:r>
      <w:del w:id="18" w:author="Yuyong Kim" w:date="2026-05-10T00:00:00Z">
        <w:r>
          <w:rPr>
            <w:b/>
            <w:bCs/>
          </w:rPr>
          <w:delText xml:space="preserve"> Can a</w:delText>
        </w:r>
      </w:del>
      <w:ins w:id="19" w:author="Yuyong Kim" w:date="2026-05-10T00:00:00Z">
        <w:r>
          <w:rPr>
            <w:b/>
            <w:bCs/>
          </w:rPr>
          <w:t xml:space="preserve"> Does the KOSHA</w:t>
        </w:r>
      </w:ins>
      <w:r>
        <w:rPr>
          <w:b/>
          <w:bCs/>
        </w:rPr>
        <w:t xml:space="preserve"> regulatory RAG layer identify</w:t>
      </w:r>
      <w:del w:id="20" w:author="Yuyong Kim" w:date="2026-05-10T00:00:00Z">
        <w:r>
          <w:rPr>
            <w:b/>
            <w:bCs/>
          </w:rPr>
          <w:delText xml:space="preserve"> jurisdiction-specific</w:delText>
        </w:r>
      </w:del>
      <w:ins w:id="21" w:author="Yuyong Kim" w:date="2026-05-10T00:00:00Z">
        <w:r>
          <w:rPr>
            <w:b/>
            <w:bCs/>
          </w:rPr>
          <w:t xml:space="preserve"> Korean-jurisdiction</w:t>
        </w:r>
      </w:ins>
      <w:r>
        <w:rPr>
          <w:b/>
          <w:bCs/>
        </w:rPr>
        <w:t xml:space="preserve"> compliance requirements that</w:t>
      </w:r>
      <w:del w:id="22" w:author="Yuyong Kim" w:date="2026-05-10T00:00:00Z">
        <w:r>
          <w:rPr>
            <w:b/>
            <w:bCs/>
          </w:rPr>
          <w:delText xml:space="preserve"> international code</w:delText>
        </w:r>
      </w:del>
      <w:ins w:id="23" w:author="Yuyong Kim" w:date="2026-05-10T00:00:00Z">
        <w:r>
          <w:rPr>
            <w:b/>
            <w:bCs/>
          </w:rPr>
          <w:t xml:space="preserve"> international-code</w:t>
        </w:r>
      </w:ins>
      <w:r>
        <w:rPr>
          <w:b/>
          <w:bCs/>
        </w:rPr>
        <w:t xml:space="preserve"> calculations structurally</w:t>
      </w:r>
      <w:del w:id="24" w:author="Yuyong Kim" w:date="2026-05-10T00:00:00Z">
        <w:r>
          <w:rPr>
            <w:b/>
            <w:bCs/>
          </w:rPr>
          <w:delText xml:space="preserve"> omit?</w:delText>
        </w:r>
      </w:del>
      <w:ins w:id="25" w:author="Yuyong Kim" w:date="2026-05-10T00:00:00Z">
        <w:r>
          <w:rPr>
            <w:b/>
            <w:bCs/>
          </w:rPr>
          <w:t xml:space="preserve"> miss?</w:t>
        </w:r>
      </w:ins>
    </w:p>
    <w:p>
      <w:pPr>
        <w:pStyle w:val="BodyText"/>
        <w:rPr>
          <w:ins w:id="27" w:author="Yuyong Kim" w:date="2026-05-10T00:00:00Z"/>
        </w:rPr>
      </w:pPr>
      <w:ins w:id="26" w:author="Yuyong Kim" w:date="2026-05-10T00:00:00Z">
        <w:r>
          <w:t xml:space="preserve">The contributions of this paper are as follows. First, we propose a verification architecture that integrates seven engineering disciplines into a single orchestration pipeline and automatically detects coupling hazards across ten predefined domain pairs, with empirical validation strongest in piping-vessel coupling and exploratory in the remaining pairs. Second, we present a methodology for integrating a KOSHA public-API regulatory corpus into engineering AI verification — to our knowledge, the first such system. Third, we construct a quantitative evaluation framework comprising 220 synthetic golden cases, a 60-scenario cross-discipline ablation, a 50-query curated regulatory retrieval benchmark, and an industry-baseline comparison (“ASME/API pass = compliance complete”) on three representative case studies; Appendix A complements this synthetic evidence with a real-plant data-sheet validation case (VES-REAL-001, anonymised cryogenic flare knockout drum) so that the framework is demonstrated end-to-end on actual EPC design data and not on synthetic inputs alone. Fourth, we formalise the jurisdiction compliance gap as a defined construct and position the system as a compliance co-pilot to HAZOP, RBI, and digital-twin workflows — not a replacement. Code and datasets are released under AGPL-3.0.</w:t>
        </w:r>
      </w:ins>
    </w:p>
    <w:p>
      <w:pPr>
        <w:pStyle w:val="BodyText"/>
        <w:rPr>
          <w:ins w:id="29" w:author="Yuyong Kim" w:date="2026-05-10T00:00:00Z"/>
        </w:rPr>
      </w:pPr>
      <w:ins w:id="28" w:author="Yuyong Kim" w:date="2026-05-10T00:00:00Z">
        <w:r>
          <w:rPr>
            <w:b/>
            <w:bCs/>
          </w:rPr>
          <w:t xml:space="preserve">Scope statement. The architecture described in §3 spans seven engineering disciplines and four verification layers; this is the framework scope. The empirical evidence presented in §6 covers a subset — the validated scope — concentrated in piping-vessel coupling (22 of 26 ablation detections); electrical-rotating, civil-rotating, instrumentation, and structural pairs are exercised at a more exploratory level. The two scopes are separated throughout the paper to avoid the impression that empirical validation has covered the full architecture uniformly.</w:t>
        </w:r>
      </w:ins>
    </w:p>
    <w:p>
      <w:pPr>
        <w:pStyle w:val="CaptionedFigure"/>
      </w:pPr>
      <w:r>
        <w:drawing>
          <wp:inline>
            <wp:extent cx="5334000" cy="2315482"/>
            <wp:effectExtent b="0" l="0" r="0" t="0"/>
            <wp:docPr descr="Figure 1. Overall system architecture: orchestrator, seven domain calculation services with shared four-layer verification, cross-discipline validator, and KOSHA Regulatory RAG layer with on-premises LLM." title="" id="11" name="Picture"/>
            <a:graphic>
              <a:graphicData uri="http://schemas.openxmlformats.org/drawingml/2006/picture">
                <pic:pic>
                  <pic:nvPicPr>
                    <pic:cNvPr descr="figures/fig_1_system_architecture.png" id="12" name="Picture"/>
                    <pic:cNvPicPr>
                      <a:picLocks noChangeArrowheads="1" noChangeAspect="1"/>
                    </pic:cNvPicPr>
                  </pic:nvPicPr>
                  <pic:blipFill>
                    <a:blip r:embed="rId10"/>
                    <a:stretch>
                      <a:fillRect/>
                    </a:stretch>
                  </pic:blipFill>
                  <pic:spPr bwMode="auto">
                    <a:xfrm>
                      <a:off x="0" y="0"/>
                      <a:ext cx="5334000" cy="2315482"/>
                    </a:xfrm>
                    <a:prstGeom prst="rect">
                      <a:avLst/>
                    </a:prstGeom>
                    <a:noFill/>
                    <a:ln w="9525">
                      <a:noFill/>
                      <a:headEnd/>
                      <a:tailEnd/>
                    </a:ln>
                  </pic:spPr>
                </pic:pic>
              </a:graphicData>
            </a:graphic>
          </wp:inline>
        </w:drawing>
      </w:r>
    </w:p>
    <w:p>
      <w:pPr>
        <w:pStyle w:val="ImageCaption"/>
        <w:rPr>
          <w:ins w:id="31" w:author="Yuyong Kim" w:date="2026-05-10T00:00:00Z"/>
        </w:rPr>
      </w:pPr>
      <w:ins w:id="30" w:author="Yuyong Kim" w:date="2026-05-10T00:00:00Z">
        <w:r>
          <w:t xml:space="preserve">Figure 1. Overall system architecture: orchestrator, seven domain calculation services with shared four-layer verification, cross-discipline validator, and KOSHA Regulatory RAG layer with on-premises LLM.</w:t>
        </w:r>
      </w:ins>
    </w:p>
    <w:p>
      <w:r>
        <w:pict>
          <v:rect style="width:0;height:1.5pt" o:hralign="center" o:hrstd="t" o:hr="t"/>
        </w:pict>
      </w:r>
    </w:p>
    <w:bookmarkEnd w:id="13"/>
    <w:bookmarkStart w:id="20" w:name="related-work"/>
    <w:p>
      <w:pPr>
        <w:pStyle w:val="Heading2"/>
      </w:pPr>
      <w:r>
        <w:t xml:space="preserve">2. Related Work</w:t>
      </w:r>
    </w:p>
    <w:bookmarkStart w:id="14" w:name="ai-applications-in-process-safety"/>
    <w:p>
      <w:pPr>
        <w:pStyle w:val="Heading3"/>
      </w:pPr>
      <w:r>
        <w:t xml:space="preserve">2.1 AI Applications in Process Safety</w:t>
      </w:r>
    </w:p>
    <w:p>
      <w:pPr>
        <w:pStyle w:val="FirstParagraph"/>
        <w:rPr>
          <w:ins w:id="33" w:author="Yuyong Kim" w:date="2026-05-10T00:00:00Z"/>
        </w:rPr>
      </w:pPr>
      <w:ins w:id="32" w:author="Yuyong Kim" w:date="2026-05-10T00:00:00Z">
        <w:r>
          <w:t xml:space="preserve">Large language models are increasingly studied for chemical process design, optimisation, and maintenance knowledge extraction. Selvam et al. (2026) [1] review AI applications across hazard detection, dynamic risk assessment, and barrier management in chemical process industries, reporting 30–60% gains in anomaly and near-miss detection accuracy, while identifying data bias, field validation, and regulatory uncertainty as primary limitations. Woo et al. (2025) [2] survey LLM applications in process systems engineering across chemical process design, hybrid process modelling, and autonomous control systems, but do not address seven-discipline integrated engineering verification or KOSHA regulatory RAG. Elhosary et al. (2024) [3] propose an LLM-assisted HAZOP system using RAG and vector search to retrieve historical incidents and guide analysis sessions, but the system is limited to single-process analysis and does not integrate multi-discipline calculation verification. Walavalkar et al. (2021) [4] systematically review more than one hundred ML and deep learning applications in chemical health and safety, covering exposure and risk assessment, but do not treat RAG-based regulatory grounding or multi-discipline engineering verification architectures.</w:t>
        </w:r>
      </w:ins>
    </w:p>
    <w:bookmarkEnd w:id="14"/>
    <w:bookmarkStart w:id="15" w:name="rag-in-technical-and-regulatory-domains"/>
    <w:p>
      <w:pPr>
        <w:pStyle w:val="Heading3"/>
      </w:pPr>
      <w:r>
        <w:t xml:space="preserve">2.2 RAG in Technical and Regulatory Domains</w:t>
      </w:r>
    </w:p>
    <w:p>
      <w:pPr>
        <w:pStyle w:val="FirstParagraph"/>
        <w:rPr>
          <w:ins w:id="35" w:author="Yuyong Kim" w:date="2026-05-10T00:00:00Z"/>
        </w:rPr>
      </w:pPr>
      <w:ins w:id="34" w:author="Yuyong Kim" w:date="2026-05-10T00:00:00Z">
        <w:r>
          <w:t xml:space="preserve">The foundational RAG architecture of Lewis et al. (2020) [5], surveyed by Gao et al. (2024) [15], targets general knowledge-intensive NLP tasks; the present work specialises this architecture for a KOSHA regulatory corpus integrated with domain-level engineering calculation context. Walker et al. (2026) [6] propose RAGuard, which uses parallel indexing of safety-critical documents alongside technical manuals in an offshore wind maintenance setting and demonstrates large gains in Safety Recall@K across BM25, dense, and hybrid retrieval paradigms. RAGuard is the closest structural precedent to the present system but is limited to a single industry domain with no Korean PSM statutory linkage. Klesel and Wittmann (2025) [7] provide an enterprise RAG survey and identify “how RAG-based systems can fulfil regulatory requirements” as an open research direction, but leave actual regulatory corpus construction and engineering-calculation integration unexplored.</w:t>
        </w:r>
      </w:ins>
    </w:p>
    <w:bookmarkEnd w:id="15"/>
    <w:bookmarkStart w:id="16" w:name="X0fc09801f25ed2983f70be59186bb1e62c66345"/>
    <w:p>
      <w:pPr>
        <w:pStyle w:val="Heading3"/>
      </w:pPr>
      <w:r>
        <w:t xml:space="preserve">2.3 Multi-Discipline Maintenance and Asset Integrity</w:t>
      </w:r>
    </w:p>
    <w:p>
      <w:pPr>
        <w:pStyle w:val="FirstParagraph"/>
        <w:rPr>
          <w:ins w:id="37" w:author="Yuyong Kim" w:date="2026-05-10T00:00:00Z"/>
        </w:rPr>
      </w:pPr>
      <w:ins w:id="36" w:author="Yuyong Kim" w:date="2026-05-10T00:00:00Z">
        <w:r>
          <w:t xml:space="preserve">AI-based asset integrity management frameworks for offshore oil-and-gas pipelines [8] focus on single-asset scope and do not cover electrical, instrumentation, or structural disciplines. Hector and Panjanathan (2024) [9] survey IoT-enabled predictive maintenance planning models in Industry 4.0 but do not address standards-based calculation engines or regulatory RAG integration. Ait-Alla et al. (2022) [10] provide an overview of predictive maintenance workflows in Industry 4.0, without process-plant-specific seven-discipline integrated verification or PSM regulatory linkage.</w:t>
        </w:r>
      </w:ins>
    </w:p>
    <w:bookmarkEnd w:id="16"/>
    <w:bookmarkStart w:id="17" w:name="X5eeafd4ea8b7058369770114167c978a808e744"/>
    <w:p>
      <w:pPr>
        <w:pStyle w:val="Heading3"/>
      </w:pPr>
      <w:r>
        <w:t xml:space="preserve">2.4 Verification Methodology — N-Version Programming and K-Voting</w:t>
      </w:r>
    </w:p>
    <w:p>
      <w:pPr>
        <w:pStyle w:val="FirstParagraph"/>
        <w:rPr>
          <w:ins w:id="39" w:author="Yuyong Kim" w:date="2026-05-10T00:00:00Z"/>
        </w:rPr>
      </w:pPr>
      <w:ins w:id="38" w:author="Yuyong Kim" w:date="2026-05-10T00:00:00Z">
        <w:r>
          <w:t xml:space="preserve">The N-version programming literature originating with Avizienis (1985) [11] establishes the theoretical basis for reliability improvement through consensus among independently executed computational paths. The Layer-2 K-voting consensus mechanism proposed in this study applies this principle to plant engineering calculation services with a 1% relative-deviation tolerance. To our knowledge, this is the first reported application of voting-style numerical consensus in standards-based plant engineering calculation tools.</w:t>
        </w:r>
      </w:ins>
    </w:p>
    <w:bookmarkEnd w:id="17"/>
    <w:bookmarkStart w:id="18" w:name="korean-psm-regulation-and-kosha"/>
    <w:p>
      <w:pPr>
        <w:pStyle w:val="Heading3"/>
      </w:pPr>
      <w:r>
        <w:t xml:space="preserve">2.5 Korean PSM Regulation and KOSHA</w:t>
      </w:r>
    </w:p>
    <w:p>
      <w:pPr>
        <w:pStyle w:val="FirstParagraph"/>
        <w:rPr>
          <w:ins w:id="41" w:author="Yuyong Kim" w:date="2026-05-10T00:00:00Z"/>
        </w:rPr>
      </w:pPr>
      <w:ins w:id="40" w:author="Yuyong Kim" w:date="2026-05-10T00:00:00Z">
        <w:r>
          <w:t xml:space="preserve">Korean plants subject to the Chemical Substances Control Act and the Occupational Safety and Health Act must fulfil regular safety review obligations for pressure equipment, rotating machinery, electrical systems, and structures under the KOSHA PSM framework. Kim et al. (2022) [12] apply text mining to 1,300 KOSHA accident case reports for multi-cause accident classification, and Lee and Ahn (2025) [13] fine-tune a large language model on KOSHA construction safety guidelines to build a regulation-grounded safety Q&amp;A prototype. Both works use KOSHA data primarily for document classification or question answering and do not extend to an engineering-calculation verification layer integrated with ASME/API engines. Robertson and Zaragoza (2009) [14] provide the BM25 ranking foundation used in our retrieval layer. An automated multi-discipline engineering verification architecture specialised for KOSHA regulations has not been reported in the literature, and to our knowledge, the present work is the first systematic treatment of this problem.</w:t>
        </w:r>
      </w:ins>
    </w:p>
    <w:bookmarkEnd w:id="18"/>
    <w:bookmarkStart w:id="19" w:name="X03437619b635eb74f113d63efdeb1c92547e787"/>
    <w:p>
      <w:pPr>
        <w:pStyle w:val="Heading3"/>
      </w:pPr>
      <w:r>
        <w:t xml:space="preserve">2.6 Position relative to HAZOP, RBI, and Digital Twin</w:t>
      </w:r>
    </w:p>
    <w:p>
      <w:pPr>
        <w:pStyle w:val="FirstParagraph"/>
        <w:rPr>
          <w:ins w:id="43" w:author="Yuyong Kim" w:date="2026-05-10T00:00:00Z"/>
        </w:rPr>
      </w:pPr>
      <w:ins w:id="42" w:author="Yuyong Kim" w:date="2026-05-10T00:00:00Z">
        <w:r>
          <w:t xml:space="preserve">The proposed framework is intentionally complementary to — not a replacement for — established process-safety methods. HAZOP identifies process deviations through expert-led, multidisciplinary workshops; RBI (Risk-Based Inspection) optimises inspection strategy from equipment degradation models; Digital Twins maintain a live or near-live mirror of plant state. None of these methods natively encodes jurisdiction-specific statutory obligations. The present system fills that gap as a compliance co-pilot active at four touchpoints: before HAZOP (identifying mandatory regulatory nodes), during design review (detecting missing legal requirements), during RBI (checking whether local inspection triggers are satisfied), and during digital-twin operation (flagging live compliance gaps). We elaborate this positioning quantitatively in Section 7 and Table 8.</w:t>
        </w:r>
      </w:ins>
    </w:p>
    <w:p>
      <w:r>
        <w:pict>
          <v:rect style="width:0;height:1.5pt" o:hralign="center" o:hrstd="t" o:hr="t"/>
        </w:pict>
      </w:r>
    </w:p>
    <w:bookmarkEnd w:id="19"/>
    <w:bookmarkEnd w:id="20"/>
    <w:bookmarkStart w:id="21" w:name="system-architecture"/>
    <w:p>
      <w:pPr>
        <w:pStyle w:val="Heading2"/>
      </w:pPr>
      <w:r>
        <w:t xml:space="preserve">3. System Architecture</w:t>
      </w:r>
    </w:p>
    <w:p>
      <w:pPr>
        <w:pStyle w:val="FirstParagraph"/>
        <w:rPr>
          <w:ins w:id="45" w:author="Yuyong Kim" w:date="2026-05-10T00:00:00Z"/>
        </w:rPr>
      </w:pPr>
      <w:ins w:id="44" w:author="Yuyong Kim" w:date="2026-05-10T00:00:00Z">
        <w:r>
          <w:t xml:space="preserve">The proposed platform consists of an orchestrator, seven domain services, supporting agents, an API layer, and a KOSHA regulatory layer. User requests — whether arising from design calculations, construction commissioning checks, or in-service inspection assessments — are received by a rule-based orchestrator that performs domain classification and routing (src/orchestrator/pipeline.py, src/orchestrator/state_machine.py). Each domain service follows an identical four-layer verification structure (src/services/&lt;discipline&gt;_service.py). Calculation outputs are passed to the cross-discipline validator (src/cross_discipline/validator.py) for coupling hazard analysis across ten predefined domain pairs. The KOSHA RAG layer (src/rag/local_kosha_rag.py) translates the domain calculation context into a Korean natural-language query, retrieves relevant regulatory passages from a local SQLite FTS5 index, and uses an on-premises Qwen 2.5 7B Instruct model (qwen2.5:7b-instruct, 4-bit quantisation, 32,768-token context window) to generate structured regulatory grounding covering key conclusions, regulatory justification, and practical advisories. The final output is an integrated report containing calculation numerics, verification-layer status, KOSHA regulatory grounding, and a full audit trail. No external data transmission occurs at any stage; all inference runs locally via Ollama. End-to-end pipeline latency, measured on a commodity AMD CPU (outputs/pipeline_latency.md), is approximately 0.06 ms median per discipline for the deterministic stack (Layers 1–4) and 1.15 ms median for KOSHA RAG top-10 retrieval; the on-premises Qwen-family generation step adds approximately 42 s median, dominating end-to-end latency when full LLM grounding is requested. The deterministic core is fast enough to run inline during a design-review session; LLM grounding is appropriately scheduled as a batch step.</w:t>
        </w:r>
      </w:ins>
    </w:p>
    <w:p>
      <w:r>
        <w:pict>
          <v:rect style="width:0;height:1.5pt" o:hralign="center" o:hrstd="t" o:hr="t"/>
        </w:pict>
      </w:r>
    </w:p>
    <w:bookmarkEnd w:id="21"/>
    <w:bookmarkStart w:id="29" w:name="kosha-regulatory-knowledge-layer"/>
    <w:p>
      <w:pPr>
        <w:pStyle w:val="Heading2"/>
      </w:pPr>
      <w:r>
        <w:t xml:space="preserve">4. KOSHA Regulatory Knowledge Layer</w:t>
      </w:r>
    </w:p>
    <w:bookmarkStart w:id="25" w:name="corpus-construction"/>
    <w:p>
      <w:pPr>
        <w:pStyle w:val="Heading3"/>
      </w:pPr>
      <w:r>
        <w:t xml:space="preserve">4.1 Corpus Construction</w:t>
      </w:r>
    </w:p>
    <w:p>
      <w:pPr>
        <w:pStyle w:val="FirstParagraph"/>
        <w:rPr>
          <w:ins w:id="47" w:author="Yuyong Kim" w:date="2026-05-10T00:00:00Z"/>
        </w:rPr>
      </w:pPr>
      <w:ins w:id="46" w:author="Yuyong Kim" w:date="2026-05-10T00:00:00Z">
        <w:r>
          <w:t xml:space="preserve">The KOSHA regulatory corpus was assembled from two public APIs of the Korean Open Data Portal (data.go.kr). The KOSHA smart-search endpoint (/B552468/srch/smartSearch) was used to harvest 18,576 rows of guide-section and statutory-provision metadata across ten categories — categories 1–9 and 11; category 10 is unused by the KOSHA Smart-search API and therefore omitted by construction. The harvest comprises 1,327 guide documents (9,069 sections) and 3,102 statutory-provision rows (datasets/kosha/manifest.json). The KOSHA Guide PDF endpoint was used to download 1,039 technical guideline PDFs, which were parsed page-by-page, segmented into 13,084 retrieval-optimised chunks, and normalised. After parsing and indexing, the SQLite FTS5 index used at retrieval time retains 16,174 searchable rows = 13,084 guide chunks + 3,090 indexed law-article entries. Twelve law-article rows were excluded by src/rag/local_kosha_rag.py:185 because their content field was empty in the source API response. Triage of these twelve (outputs/kosha_missing_articles_report.md) shows that four are repealed (삭제) provisions for which an empty body is expected and the row is correctly excluded; the remaining eight require a JS-rendered re-fetch from the National Law Information Center (law.go.kr/lsScJoRltInfoR.do is a single-page-application shell; KOSHA Smart-search retrieval by doc_id returns no hits for these specific records). The pending eight are documented as Limitation 6 (§8). The resulting database is approximately 200 MB.</w:t>
        </w:r>
      </w:ins>
    </w:p>
    <w:p>
      <w:pPr>
        <w:pStyle w:val="CaptionedFigure"/>
      </w:pPr>
      <w:r>
        <w:drawing>
          <wp:inline>
            <wp:extent cx="5334000" cy="7135986"/>
            <wp:effectExtent b="0" l="0" r="0" t="0"/>
            <wp:docPr descr="Figure 2. Regulatory RAG workflow: calculation context to concept-aware Korean query construction, BM25 FTS5 retrieval with synonym expansion and OR fallback, structured grounding generation with citation indices." title="" id="23" name="Picture"/>
            <a:graphic>
              <a:graphicData uri="http://schemas.openxmlformats.org/drawingml/2006/picture">
                <pic:pic>
                  <pic:nvPicPr>
                    <pic:cNvPr descr="figures/fig_2_rag_workflow.png" id="24" name="Picture"/>
                    <pic:cNvPicPr>
                      <a:picLocks noChangeArrowheads="1" noChangeAspect="1"/>
                    </pic:cNvPicPr>
                  </pic:nvPicPr>
                  <pic:blipFill>
                    <a:blip r:embed="rId22"/>
                    <a:stretch>
                      <a:fillRect/>
                    </a:stretch>
                  </pic:blipFill>
                  <pic:spPr bwMode="auto">
                    <a:xfrm>
                      <a:off x="0" y="0"/>
                      <a:ext cx="5334000" cy="7135986"/>
                    </a:xfrm>
                    <a:prstGeom prst="rect">
                      <a:avLst/>
                    </a:prstGeom>
                    <a:noFill/>
                    <a:ln w="9525">
                      <a:noFill/>
                      <a:headEnd/>
                      <a:tailEnd/>
                    </a:ln>
                  </pic:spPr>
                </pic:pic>
              </a:graphicData>
            </a:graphic>
          </wp:inline>
        </w:drawing>
      </w:r>
    </w:p>
    <w:p>
      <w:pPr>
        <w:pStyle w:val="ImageCaption"/>
        <w:rPr>
          <w:ins w:id="49" w:author="Yuyong Kim" w:date="2026-05-10T00:00:00Z"/>
        </w:rPr>
      </w:pPr>
      <w:ins w:id="48" w:author="Yuyong Kim" w:date="2026-05-10T00:00:00Z">
        <w:r>
          <w:t xml:space="preserve">Figure 2. Regulatory RAG workflow: calculation context to concept-aware Korean query construction, BM25 FTS5 retrieval with synonym expansion and OR fallback, structured grounding generation with citation indices.</w:t>
        </w:r>
      </w:ins>
    </w:p>
    <w:bookmarkEnd w:id="25"/>
    <w:bookmarkStart w:id="26" w:name="retrieval-and-generation-pipeline"/>
    <w:p>
      <w:pPr>
        <w:pStyle w:val="Heading3"/>
      </w:pPr>
      <w:r>
        <w:t xml:space="preserve">4.2 Retrieval and Generation Pipeline</w:t>
      </w:r>
    </w:p>
    <w:p>
      <w:pPr>
        <w:pStyle w:val="FirstParagraph"/>
        <w:rPr>
          <w:ins w:id="51" w:author="Yuyong Kim" w:date="2026-05-10T00:00:00Z"/>
        </w:rPr>
      </w:pPr>
      <w:ins w:id="50" w:author="Yuyong Kim" w:date="2026-05-10T00:00:00Z">
        <w:r>
          <w:t xml:space="preserve">At query time, the calculation context (material, fluid composition, design pressure / temperature, computed remaining life, red-flag set) is converted into a Korean natural-language query by a concept-aware query builder. Each query concept is expanded with curated synonyms (e.g., corrosion ↔ 부식 ↔ corrosion rate ↔ CR), concept clauses are joined with AND, and synonym variants within a concept are joined with OR. When the strict expansion returns no hits, a loose expanded OR fallback is invoked.</w:t>
        </w:r>
      </w:ins>
    </w:p>
    <w:p>
      <w:pPr>
        <w:pStyle w:val="BodyText"/>
        <w:rPr>
          <w:ins w:id="53" w:author="Yuyong Kim" w:date="2026-05-10T00:00:00Z"/>
        </w:rPr>
      </w:pPr>
      <w:ins w:id="52" w:author="Yuyong Kim" w:date="2026-05-10T00:00:00Z">
        <w:r>
          <w:t xml:space="preserve">Retrieved passages (top-k = 10 by default) are passed to Qwen 2.5 7B Instruct with a system prompt that constrains the output to three sections: (1) Key conclusion, (2) Regulatory justification summary referencing each retrieved passage by index, and (3) Practical advisories with citation indices. The model is instructed never to introduce regulatory facts not present in the supplied context. Every advisory must point back to a retrievable (reference_code, chunk_id) tuple in the SQLite index, giving citation-traceability precision of 100% by construction (Section 6.7). The current implementation uses BM25 to support CPU-only on-premises deployment without GPU resources; transition to semantic vector search in GPU-capable environments is left as future work (Section 8).</w:t>
        </w:r>
      </w:ins>
    </w:p>
    <w:bookmarkEnd w:id="26"/>
    <w:bookmarkStart w:id="27" w:name="X7029d79f95dce95bd609e8bf1990f8bc0f33d89"/>
    <w:p>
      <w:pPr>
        <w:pStyle w:val="Heading3"/>
      </w:pPr>
      <w:r>
        <w:t xml:space="preserve">4.3 KOSHA Regulatory Grounding — Mandatory vs Guidance</w:t>
      </w:r>
    </w:p>
    <w:p>
      <w:pPr>
        <w:pStyle w:val="FirstParagraph"/>
        <w:rPr>
          <w:ins w:id="55" w:author="Yuyong Kim" w:date="2026-05-10T00:00:00Z"/>
        </w:rPr>
      </w:pPr>
      <w:ins w:id="54" w:author="Yuyong Kim" w:date="2026-05-10T00:00:00Z">
        <w:r>
          <w:t xml:space="preserve">KOSHA-derived obligations differ in legal force. We distinguish two categories throughout this paper:</w:t>
        </w:r>
      </w:ins>
    </w:p>
    <w:p>
      <w:pPr>
        <w:pStyle w:val="Compact"/>
        <w:numPr>
          <w:ilvl w:val="0"/>
          <w:numId w:val="1001"/>
        </w:numPr>
        <w:rPr>
          <w:ins w:id="57" w:author="Yuyong Kim" w:date="2026-05-10T00:00:00Z"/>
        </w:rPr>
      </w:pPr>
      <w:ins w:id="56" w:author="Yuyong Kim" w:date="2026-05-10T00:00:00Z">
        <w:r>
          <w:rPr>
            <w:b/>
            <w:bCs/>
          </w:rPr>
          <w:t xml:space="preserve">Mandatory (mandatory): provisions of the Act (산업안전보건법), the Enforcement Decree, or the Rules on Occupational Safety and Health Standards (산업안전보건기준에 관한 규칙). Article 256 (“Corrosion prevention”) falls in this class. Non-fulfilment exposes the operator to administrative or criminal liability under the Act.</w:t>
        </w:r>
      </w:ins>
    </w:p>
    <w:p>
      <w:pPr>
        <w:pStyle w:val="Compact"/>
        <w:numPr>
          <w:ilvl w:val="0"/>
          <w:numId w:val="1001"/>
        </w:numPr>
        <w:rPr>
          <w:ins w:id="59" w:author="Yuyong Kim" w:date="2026-05-10T00:00:00Z"/>
        </w:rPr>
      </w:pPr>
      <w:ins w:id="58" w:author="Yuyong Kim" w:date="2026-05-10T00:00:00Z">
        <w:r>
          <w:rPr>
            <w:b/>
            <w:bCs/>
          </w:rPr>
          <w:t xml:space="preserve">Guidance (guidance): KOSHA technical guidelines (e.g., M-69-2012, C-C-23-2026, B-M-18-2026, C-C-75-2026). These are not legally binding by themselves, but are routinely incorporated by reference into PSM submission packages and ministerial inspections, and a measurable deviation from a guideline is treated as a material finding in PSM audits.</w:t>
        </w:r>
      </w:ins>
    </w:p>
    <w:p>
      <w:pPr>
        <w:pStyle w:val="FirstParagraph"/>
        <w:rPr>
          <w:ins w:id="61" w:author="Yuyong Kim" w:date="2026-05-10T00:00:00Z"/>
        </w:rPr>
      </w:pPr>
      <w:ins w:id="60" w:author="Yuyong Kim" w:date="2026-05-10T00:00:00Z">
        <w:r>
          <w:t xml:space="preserve">Each retrieved passage carries this label as metadata.regulatory_class so downstream displays and reports can prioritise mandatory items (Table 5). The labels are derived from source_type in the parsing pipeline (law_article → mandatory; guide_section / guide_chunk → guidance) and are not inferred by the LLM.</w:t>
        </w:r>
      </w:ins>
    </w:p>
    <w:bookmarkEnd w:id="27"/>
    <w:bookmarkStart w:id="28" w:name="X2ca3c0ef4e05820ff6e3026e541e9f305df9211"/>
    <w:p>
      <w:pPr>
        <w:pStyle w:val="Heading3"/>
      </w:pPr>
      <w:r>
        <w:t xml:space="preserve">4.4 Why standard EPC workflows do not cover these obligations</w:t>
      </w:r>
    </w:p>
    <w:p>
      <w:pPr>
        <w:pStyle w:val="FirstParagraph"/>
        <w:rPr>
          <w:ins w:id="63" w:author="Yuyong Kim" w:date="2026-05-10T00:00:00Z"/>
        </w:rPr>
      </w:pPr>
      <w:ins w:id="62" w:author="Yuyong Kim" w:date="2026-05-10T00:00:00Z">
        <w:r>
          <w:t xml:space="preserve">A standard EPC piping or vessel design package typically demonstrates compliance with the relevant ASME/API code by tabulating calculated thicknesses, allowable stresses, and inspection intervals against code limits. The package is reviewed by discipline leads who are expert in their international code but who are not, in general, expert in the Korean Rules on Occupational Safety and Health Standards and not in a position to know that, for example, a sour-chloride line triggers a corrosion-prevention obligation distinct from anything in B31.3. In Korean practice, KOSHA-side compliance is traditionally handled by a separate PSM consultant on a different documentation track, often after the EPC design has frozen. The two tracks meet only when KOSHA rejects a submission. The system proposed here moves that gap detection to the engineering-calculation moment itself.</w:t>
        </w:r>
      </w:ins>
    </w:p>
    <w:p>
      <w:r>
        <w:pict>
          <v:rect style="width:0;height:1.5pt" o:hralign="center" o:hrstd="t" o:hr="t"/>
        </w:pict>
      </w:r>
    </w:p>
    <w:bookmarkEnd w:id="28"/>
    <w:bookmarkEnd w:id="29"/>
    <w:bookmarkStart w:id="37" w:name="X05961d0007a6793ac375959d695db63ea004385"/>
    <w:p>
      <w:pPr>
        <w:pStyle w:val="Heading2"/>
      </w:pPr>
      <w:r>
        <w:t xml:space="preserve">5. Seven-Domain Calculation Engines and Four-Layer Verification</w:t>
      </w:r>
    </w:p>
    <w:bookmarkStart w:id="30" w:name="domain-calculation-engines"/>
    <w:p>
      <w:pPr>
        <w:pStyle w:val="Heading3"/>
      </w:pPr>
      <w:r>
        <w:t xml:space="preserve">5.1 Domain Calculation Engines</w:t>
      </w:r>
    </w:p>
    <w:p>
      <w:pPr>
        <w:pStyle w:val="FirstParagraph"/>
        <w:rPr>
          <w:ins w:id="65" w:author="Yuyong Kim" w:date="2026-05-10T00:00:00Z"/>
        </w:rPr>
      </w:pPr>
      <w:ins w:id="64" w:author="Yuyong Kim" w:date="2026-05-10T00:00:00Z">
        <w:r>
          <w:t xml:space="preserve">The seven domain calculation engines implement the standards listed in Table 1. Engine source files are under src/services/&lt;discipline&gt;_service.py; per-engine standard mappings and citation tables are in src/standards/.</w:t>
        </w:r>
      </w:ins>
    </w:p>
    <w:p>
      <w:pPr>
        <w:pStyle w:val="BodyText"/>
        <w:rPr>
          <w:ins w:id="67" w:author="Yuyong Kim" w:date="2026-05-10T00:00:00Z"/>
        </w:rPr>
      </w:pPr>
      <w:ins w:id="66" w:author="Yuyong Kim" w:date="2026-05-10T00:00:00Z">
        <w:r>
          <w:rPr>
            <w:b/>
            <w:bCs/>
          </w:rPr>
          <w:t xml:space="preserve">Table 1. Domain Calculation Engines and Standards</w:t>
        </w:r>
      </w:ins>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Domain</w:t>
            </w:r>
          </w:p>
        </w:tc>
        <w:tc>
          <w:tcPr/>
          <w:p>
            <w:pPr>
              <w:pStyle w:val="Compact"/>
            </w:pPr>
            <w:r>
              <w:t xml:space="preserve">Standards</w:t>
            </w:r>
          </w:p>
        </w:tc>
        <w:tc>
          <w:tcPr/>
          <w:p>
            <w:pPr>
              <w:pStyle w:val="Compact"/>
            </w:pPr>
            <w:r>
              <w:t xml:space="preserve">Implementation</w:t>
            </w:r>
          </w:p>
        </w:tc>
      </w:tr>
      <w:tr>
        <w:tc>
          <w:tcPr/>
          <w:p>
            <w:pPr>
              <w:pStyle w:val="Compact"/>
            </w:pPr>
            <w:r>
              <w:t xml:space="preserve">Piping</w:t>
            </w:r>
          </w:p>
        </w:tc>
        <w:tc>
          <w:tcPr/>
          <w:p>
            <w:pPr>
              <w:pStyle w:val="Compact"/>
            </w:pPr>
            <w:r>
              <w:t xml:space="preserve">ASME B31.3, API 570</w:t>
            </w:r>
          </w:p>
        </w:tc>
        <w:tc>
          <w:tcPr/>
          <w:p>
            <w:pPr>
              <w:pStyle w:val="Compact"/>
            </w:pPr>
            <w:r>
              <w:rPr>
                <w:rStyle w:val="VerbatimChar"/>
              </w:rPr>
              <w:t xml:space="preserve">src/services/piping_service.py</w:t>
            </w:r>
          </w:p>
        </w:tc>
      </w:tr>
      <w:tr>
        <w:tc>
          <w:tcPr/>
          <w:p>
            <w:pPr>
              <w:pStyle w:val="Compact"/>
            </w:pPr>
            <w:r>
              <w:t xml:space="preserve">Pressure Vessels</w:t>
            </w:r>
          </w:p>
        </w:tc>
        <w:tc>
          <w:tcPr/>
          <w:p>
            <w:pPr>
              <w:pStyle w:val="Compact"/>
            </w:pPr>
            <w:r>
              <w:t xml:space="preserve">ASME Section VIII Div.1 (UG-27), API 510, API 579-1</w:t>
            </w:r>
          </w:p>
        </w:tc>
        <w:tc>
          <w:tcPr/>
          <w:p>
            <w:pPr>
              <w:pStyle w:val="Compact"/>
            </w:pPr>
            <w:r>
              <w:rPr>
                <w:rStyle w:val="VerbatimChar"/>
              </w:rPr>
              <w:t xml:space="preserve">src/services/vessel_service.py</w:t>
            </w:r>
          </w:p>
        </w:tc>
      </w:tr>
      <w:tr>
        <w:tc>
          <w:tcPr/>
          <w:p>
            <w:pPr>
              <w:pStyle w:val="Compact"/>
            </w:pPr>
            <w:r>
              <w:t xml:space="preserve">Rotating Equipment</w:t>
            </w:r>
          </w:p>
        </w:tc>
        <w:tc>
          <w:tcPr/>
          <w:p>
            <w:pPr>
              <w:pStyle w:val="Compact"/>
            </w:pPr>
            <w:r>
              <w:t xml:space="preserve">API 610, 617, 670</w:t>
            </w:r>
          </w:p>
        </w:tc>
        <w:tc>
          <w:tcPr/>
          <w:p>
            <w:pPr>
              <w:pStyle w:val="Compact"/>
            </w:pPr>
            <w:r>
              <w:rPr>
                <w:rStyle w:val="VerbatimChar"/>
              </w:rPr>
              <w:t xml:space="preserve">src/services/rotating_service.py</w:t>
            </w:r>
          </w:p>
        </w:tc>
      </w:tr>
      <w:tr>
        <w:tc>
          <w:tcPr/>
          <w:p>
            <w:pPr>
              <w:pStyle w:val="Compact"/>
            </w:pPr>
            <w:r>
              <w:t xml:space="preserve">Electrical</w:t>
            </w:r>
          </w:p>
        </w:tc>
        <w:tc>
          <w:tcPr/>
          <w:p>
            <w:pPr>
              <w:pStyle w:val="Compact"/>
            </w:pPr>
            <w:r>
              <w:t xml:space="preserve">IEEE C57.104, IEEE 1584-2018</w:t>
            </w:r>
          </w:p>
        </w:tc>
        <w:tc>
          <w:tcPr/>
          <w:p>
            <w:pPr>
              <w:pStyle w:val="Compact"/>
            </w:pPr>
            <w:r>
              <w:rPr>
                <w:rStyle w:val="VerbatimChar"/>
              </w:rPr>
              <w:t xml:space="preserve">src/services/electrical_service.py</w:t>
            </w:r>
          </w:p>
        </w:tc>
      </w:tr>
      <w:tr>
        <w:tc>
          <w:tcPr/>
          <w:p>
            <w:pPr>
              <w:pStyle w:val="Compact"/>
            </w:pPr>
            <w:r>
              <w:t xml:space="preserve">Instrumentation</w:t>
            </w:r>
          </w:p>
        </w:tc>
        <w:tc>
          <w:tcPr/>
          <w:p>
            <w:pPr>
              <w:pStyle w:val="Compact"/>
            </w:pPr>
            <w:r>
              <w:t xml:space="preserve">IEC 61511, ISA-TR84.00.02</w:t>
            </w:r>
          </w:p>
        </w:tc>
        <w:tc>
          <w:tcPr/>
          <w:p>
            <w:pPr>
              <w:pStyle w:val="Compact"/>
            </w:pPr>
            <w:r>
              <w:rPr>
                <w:rStyle w:val="VerbatimChar"/>
              </w:rPr>
              <w:t xml:space="preserve">src/services/instrumentation_service.py</w:t>
            </w:r>
          </w:p>
        </w:tc>
      </w:tr>
      <w:tr>
        <w:tc>
          <w:tcPr/>
          <w:p>
            <w:pPr>
              <w:pStyle w:val="Compact"/>
            </w:pPr>
            <w:r>
              <w:t xml:space="preserve">Structural Steel</w:t>
            </w:r>
          </w:p>
        </w:tc>
        <w:tc>
          <w:tcPr/>
          <w:p>
            <w:pPr>
              <w:pStyle w:val="Compact"/>
            </w:pPr>
            <w:r>
              <w:t xml:space="preserve">AISC 360</w:t>
            </w:r>
          </w:p>
        </w:tc>
        <w:tc>
          <w:tcPr/>
          <w:p>
            <w:pPr>
              <w:pStyle w:val="Compact"/>
            </w:pPr>
            <w:r>
              <w:rPr>
                <w:rStyle w:val="VerbatimChar"/>
              </w:rPr>
              <w:t xml:space="preserve">src/services/steel_service.py</w:t>
            </w:r>
          </w:p>
        </w:tc>
      </w:tr>
      <w:tr>
        <w:tc>
          <w:tcPr/>
          <w:p>
            <w:pPr>
              <w:pStyle w:val="Compact"/>
            </w:pPr>
            <w:r>
              <w:t xml:space="preserve">Civil / Concrete</w:t>
            </w:r>
          </w:p>
        </w:tc>
        <w:tc>
          <w:tcPr/>
          <w:p>
            <w:pPr>
              <w:pStyle w:val="Compact"/>
            </w:pPr>
            <w:r>
              <w:t xml:space="preserve">ACI 318, ACI 562</w:t>
            </w:r>
          </w:p>
        </w:tc>
        <w:tc>
          <w:tcPr/>
          <w:p>
            <w:pPr>
              <w:pStyle w:val="Compact"/>
            </w:pPr>
            <w:r>
              <w:rPr>
                <w:rStyle w:val="VerbatimChar"/>
              </w:rPr>
              <w:t xml:space="preserve">src/services/civil_service.py</w:t>
            </w:r>
          </w:p>
        </w:tc>
      </w:tr>
    </w:tbl>
    <w:p>
      <w:pPr>
        <w:pStyle w:val="BodyText"/>
        <w:rPr>
          <w:ins w:id="69" w:author="Yuyong Kim" w:date="2026-05-10T00:00:00Z"/>
        </w:rPr>
      </w:pPr>
      <w:ins w:id="68" w:author="Yuyong Kim" w:date="2026-05-10T00:00:00Z">
        <w:r>
          <w:t xml:space="preserve">Each engine follows a common service pattern: input schema parsing → standards-based calculation → four-layer verification → result serialisation. The engines support both design-phase calculations (e.g., minimum required wall thickness for a new piping system) and in-service assessment (e.g., remaining life and inspection interval for an operating vessel). Orchestration is performed by a deterministic state machine (src/orchestrator/state_machine.py), which routes a request to one or more discipline services and then to the cross-discipline validator.</w:t>
        </w:r>
      </w:ins>
    </w:p>
    <w:bookmarkEnd w:id="30"/>
    <w:bookmarkStart w:id="31" w:name="four-layer-hybrid-verification-model"/>
    <w:p>
      <w:pPr>
        <w:pStyle w:val="Heading3"/>
      </w:pPr>
      <w:r>
        <w:t xml:space="preserve">5.2 Four-Layer Hybrid Verification Model</w:t>
      </w:r>
    </w:p>
    <w:p>
      <w:pPr>
        <w:pStyle w:val="FirstParagraph"/>
        <w:rPr>
          <w:ins w:id="71" w:author="Yuyong Kim" w:date="2026-05-10T00:00:00Z"/>
        </w:rPr>
      </w:pPr>
      <w:ins w:id="70" w:author="Yuyong Kim" w:date="2026-05-10T00:00:00Z">
        <w:r>
          <w:rPr>
            <w:b/>
            <w:bCs/>
          </w:rPr>
          <w:t xml:space="preserve">Layer 1 — Input Validation. Checks mandatory field presence, unit-contract compliance (every numerical field carries an explicit unit such as MPa, mm, °C), and domain-specific range constraints (e.g., design pressure within ASME Section II material allowable). Missing critical fields or unit inconsistencies trigger a blocking error that prevents downstream calculation.</w:t>
        </w:r>
      </w:ins>
    </w:p>
    <w:p>
      <w:pPr>
        <w:pStyle w:val="BodyText"/>
        <w:rPr>
          <w:ins w:id="73" w:author="Yuyong Kim" w:date="2026-05-10T00:00:00Z"/>
        </w:rPr>
      </w:pPr>
      <w:ins w:id="72" w:author="Yuyong Kim" w:date="2026-05-10T00:00:00Z">
        <w:r>
          <w:rPr>
            <w:b/>
            <w:bCs/>
          </w:rPr>
          <w:t xml:space="preserve">Layer 2 — K-Voting Consensus. Three calculation paths execute in parallel, each using deliberately varied numerical strategies — rounding order, interpolation method, and intermediate-precision handling. The maximum relative deviation among outputs must not exceed 1%. If the threshold is exceeded, a tiebreaker path is invoked; persistent consensus failure raises a no_consensus flag and requests human review. The mechanism is motivated by the N-version programming principle [11] but is restricted to numerical-consistency verification rather than full implementation independence; design rationale and threshold sensitivity are discussed in §5.4.</w:t>
        </w:r>
      </w:ins>
    </w:p>
    <w:p>
      <w:pPr>
        <w:pStyle w:val="BodyText"/>
        <w:rPr>
          <w:ins w:id="75" w:author="Yuyong Kim" w:date="2026-05-10T00:00:00Z"/>
        </w:rPr>
      </w:pPr>
      <w:ins w:id="74" w:author="Yuyong Kim" w:date="2026-05-10T00:00:00Z">
        <w:r>
          <w:rPr>
            <w:b/>
            <w:bCs/>
          </w:rPr>
          <w:t xml:space="preserve">Layer 3 — Physics and Code Compliance. Domain-specific red flags are enforced. For example, a measured thickness below the computed minimum required thickness raises a critical physics flag and blocks output. All major calculation steps carry explicit standard citations, persisted in the audit trail.</w:t>
        </w:r>
      </w:ins>
    </w:p>
    <w:p>
      <w:pPr>
        <w:pStyle w:val="BodyText"/>
        <w:rPr>
          <w:ins w:id="77" w:author="Yuyong Kim" w:date="2026-05-10T00:00:00Z"/>
        </w:rPr>
      </w:pPr>
      <w:ins w:id="76" w:author="Yuyong Kim" w:date="2026-05-10T00:00:00Z">
        <w:r>
          <w:rPr>
            <w:b/>
            <w:bCs/>
          </w:rPr>
          <w:t xml:space="preserve">Layer 4 — Reverse Verification. Key inputs are back-calculated from outputs and compared against the original inputs to verify internal consistency. A deviation exceeding 2% triggers a warning; a deviation exceeding 5% triggers escalation with a confidence downgrade and a full audit trail entry.</w:t>
        </w:r>
      </w:ins>
    </w:p>
    <w:bookmarkEnd w:id="31"/>
    <w:bookmarkStart w:id="35" w:name="cross-discipline-consistency-validator"/>
    <w:p>
      <w:pPr>
        <w:pStyle w:val="Heading3"/>
      </w:pPr>
      <w:r>
        <w:t xml:space="preserve">5.3 Cross-Discipline Consistency Validator</w:t>
      </w:r>
    </w:p>
    <w:p>
      <w:pPr>
        <w:pStyle w:val="FirstParagraph"/>
        <w:rPr>
          <w:ins w:id="79" w:author="Yuyong Kim" w:date="2026-05-10T00:00:00Z"/>
        </w:rPr>
      </w:pPr>
      <w:ins w:id="78" w:author="Yuyong Kim" w:date="2026-05-10T00:00:00Z">
        <w:r>
          <w:t xml:space="preserve">The cross-discipline validator (src/cross_discipline/validator.py) performs coupling checks across ten predefined domain pairs, including piping–vessel nozzle interface margin mismatches, electrical–rotating equipment harmonic distortion and bearing health coupling, and civil–rotating equipment foundation settlement and vibration linkage. Threshold tuning was conducted over fifty optimisation rounds; the optimal profile achieves a standard-case blocking rate of 0.0, a boundary-case and failure-mode blocking rate of 1.0, and a weighted accuracy of 1.0. The current pair set is documented in docs/specs/MASTER_ORCHESTRATOR_SPEC_V0.1.md. Extension to additional pairs is deferred to future work.</w:t>
        </w:r>
      </w:ins>
    </w:p>
    <w:p>
      <w:pPr>
        <w:pStyle w:val="CaptionedFigure"/>
      </w:pPr>
      <w:r>
        <w:drawing>
          <wp:inline>
            <wp:extent cx="5334000" cy="4844417"/>
            <wp:effectExtent b="0" l="0" r="0" t="0"/>
            <wp:docPr descr="Figure 3. Cross-discipline coupling logic: ten predefined domain pairs (piping-vessel, electrical-rotating, civil-rotating, instrumentation-electrical, etc.), trigger conditions, and downstream effect of a coupling-block decision on the orchestration pipeline." title="" id="33" name="Picture"/>
            <a:graphic>
              <a:graphicData uri="http://schemas.openxmlformats.org/drawingml/2006/picture">
                <pic:pic>
                  <pic:nvPicPr>
                    <pic:cNvPr descr="figures/fig_3_cross_discipline.png" id="34" name="Picture"/>
                    <pic:cNvPicPr>
                      <a:picLocks noChangeArrowheads="1" noChangeAspect="1"/>
                    </pic:cNvPicPr>
                  </pic:nvPicPr>
                  <pic:blipFill>
                    <a:blip r:embed="rId32"/>
                    <a:stretch>
                      <a:fillRect/>
                    </a:stretch>
                  </pic:blipFill>
                  <pic:spPr bwMode="auto">
                    <a:xfrm>
                      <a:off x="0" y="0"/>
                      <a:ext cx="5334000" cy="4844417"/>
                    </a:xfrm>
                    <a:prstGeom prst="rect">
                      <a:avLst/>
                    </a:prstGeom>
                    <a:noFill/>
                    <a:ln w="9525">
                      <a:noFill/>
                      <a:headEnd/>
                      <a:tailEnd/>
                    </a:ln>
                  </pic:spPr>
                </pic:pic>
              </a:graphicData>
            </a:graphic>
          </wp:inline>
        </w:drawing>
      </w:r>
    </w:p>
    <w:p>
      <w:pPr>
        <w:pStyle w:val="ImageCaption"/>
        <w:rPr>
          <w:ins w:id="81" w:author="Yuyong Kim" w:date="2026-05-10T00:00:00Z"/>
        </w:rPr>
      </w:pPr>
      <w:ins w:id="80" w:author="Yuyong Kim" w:date="2026-05-10T00:00:00Z">
        <w:r>
          <w:t xml:space="preserve">Figure 3. Cross-discipline coupling logic: ten predefined domain pairs (piping-vessel, electrical-rotating, civil-rotating, instrumentation-electrical, etc.), trigger conditions, and downstream effect of a coupling-block decision on the orchestration pipeline.</w:t>
        </w:r>
      </w:ins>
    </w:p>
    <w:bookmarkEnd w:id="35"/>
    <w:bookmarkStart w:id="36" w:name="X277b93143ee5153eebad0708a65badeefbca556"/>
    <w:p>
      <w:pPr>
        <w:pStyle w:val="Heading3"/>
      </w:pPr>
      <w:r>
        <w:t xml:space="preserve">5.4 Why three paths and a 1% tolerance? — K-voting design rationale</w:t>
      </w:r>
    </w:p>
    <w:p>
      <w:pPr>
        <w:pStyle w:val="FirstParagraph"/>
        <w:rPr>
          <w:ins w:id="83" w:author="Yuyong Kim" w:date="2026-05-10T00:00:00Z"/>
        </w:rPr>
      </w:pPr>
      <w:ins w:id="82" w:author="Yuyong Kim" w:date="2026-05-10T00:00:00Z">
        <w:r>
          <w:t xml:space="preserve">Three K-voting design choices warrant explicit justification: the number of paths, the tolerance, and the scope of independence.</w:t>
        </w:r>
      </w:ins>
    </w:p>
    <w:p>
      <w:pPr>
        <w:pStyle w:val="BodyText"/>
        <w:rPr>
          <w:ins w:id="85" w:author="Yuyong Kim" w:date="2026-05-10T00:00:00Z"/>
        </w:rPr>
      </w:pPr>
      <w:ins w:id="84" w:author="Yuyong Kim" w:date="2026-05-10T00:00:00Z">
        <w:r>
          <w:rPr>
            <w:i/>
            <w:iCs/>
          </w:rPr>
          <w:t xml:space="preserve">Number of paths. Two paths can detect inconsistency but cannot resolve it (the system has no tiebreaker). Three paths give a majority-vote semantics: the typical failure mode in numerical engineering code is one path drifting from two that agree, which a 3-path configuration captures with a single comparison. Five or more paths would marginally improve fault coverage but at proportionally higher implementation cost and synchronisation overhead; for the deterministic, code-bound calculations performed here, the marginal benefit beyond 3 is small. The choice is consistent with the original 3-version baseline studied in [11].</w:t>
        </w:r>
      </w:ins>
    </w:p>
    <w:p>
      <w:pPr>
        <w:pStyle w:val="BodyText"/>
        <w:rPr>
          <w:ins w:id="87" w:author="Yuyong Kim" w:date="2026-05-10T00:00:00Z"/>
        </w:rPr>
      </w:pPr>
      <w:ins w:id="86" w:author="Yuyong Kim" w:date="2026-05-10T00:00:00Z">
        <w:r>
          <w:rPr>
            <w:i/>
            <w:iCs/>
          </w:rPr>
          <w:t xml:space="preserve">Tolerance. The 1% relative-deviation threshold is calibrated against the tightest acceptance tolerance in the golden dataset (±1% for critical cases; §6.1). A tolerance smaller than this would generate false-positive consensus failures arising from legitimate floating-point rounding differences between the three paths; a larger tolerance would mask real coding errors. Sensitivity analysis on this choice is reported as part of §6.6.</w:t>
        </w:r>
      </w:ins>
    </w:p>
    <w:p>
      <w:pPr>
        <w:pStyle w:val="BodyText"/>
        <w:rPr>
          <w:ins w:id="89" w:author="Yuyong Kim" w:date="2026-05-10T00:00:00Z"/>
        </w:rPr>
      </w:pPr>
      <w:ins w:id="88" w:author="Yuyong Kim" w:date="2026-05-10T00:00:00Z">
        <w:r>
          <w:rPr>
            <w:i/>
            <w:iCs/>
          </w:rPr>
          <w:t xml:space="preserve">Scope of independence. Full N-version programming requires independently authored implementations to defeat correlated bugs. We do not claim that level of independence; the three paths share the same author and the same standard-citation tables. K-voting here therefore protects primarily against numerical-precision and ordering bugs, not against systematic conceptual errors in the standard interpretation. We make this limitation explicit so that the layer’s scope and intent are unambiguous in the broader context of N-version programming [11].</w:t>
        </w:r>
      </w:ins>
    </w:p>
    <w:p>
      <w:r>
        <w:pict>
          <v:rect style="width:0;height:1.5pt" o:hralign="center" o:hrstd="t" o:hr="t"/>
        </w:pict>
      </w:r>
    </w:p>
    <w:bookmarkEnd w:id="36"/>
    <w:bookmarkEnd w:id="37"/>
    <w:bookmarkStart w:id="55" w:name="experiments-and-evaluation"/>
    <w:p>
      <w:pPr>
        <w:pStyle w:val="Heading2"/>
      </w:pPr>
      <w:r>
        <w:t xml:space="preserve">6. Experiments and Evaluation</w:t>
      </w:r>
    </w:p>
    <w:p>
      <w:pPr>
        <w:pStyle w:val="FirstParagraph"/>
        <w:rPr>
          <w:ins w:id="91" w:author="Yuyong Kim" w:date="2026-05-10T00:00:00Z"/>
        </w:rPr>
      </w:pPr>
      <w:ins w:id="90" w:author="Yuyong Kim" w:date="2026-05-10T00:00:00Z">
        <w:r>
          <w:t xml:space="preserve">The evaluation programme comprises seven analyses: (6.1) calculation-accuracy verification on the golden dataset, framed as implementation verification, not predictive validation; (6.2) end-to-end pipeline behaviour; (6.3) cross-discipline ablation for RQ1; (6.4) KOSHA RAG case studies for RQ2; (6.5) curated retrieval benchmark; (6.6) industry-baseline comparison and internal four-layer ablation; (6.7) citation-traceability and negative-case evidence.</w:t>
        </w:r>
      </w:ins>
    </w:p>
    <w:bookmarkStart w:id="38" w:name="X2aee7f63a168e529a118604bfa3005e861d688e"/>
    <w:p>
      <w:pPr>
        <w:pStyle w:val="Heading3"/>
      </w:pPr>
      <w:r>
        <w:t xml:space="preserve">6.1 Calculation Accuracy on the Golden Dataset (implementation verification)</w:t>
      </w:r>
    </w:p>
    <w:p>
      <w:pPr>
        <w:pStyle w:val="FirstParagraph"/>
        <w:rPr>
          <w:ins w:id="93" w:author="Yuyong Kim" w:date="2026-05-10T00:00:00Z"/>
        </w:rPr>
      </w:pPr>
      <w:ins w:id="92" w:author="Yuyong Kim" w:date="2026-05-10T00:00:00Z">
        <w:r>
          <w:t xml:space="preserve">A total of 220 synthetic golden cases were constructed across seven disciplines (Table 2): 55% standard cases, 25% boundary cases, 17% failure-mode cases, and 2% composite multi-condition cases. Each case was derived from reference calculation examples in the applicable standards [16, 17] (ASME, API, IEEE, IEC, ACI, AISC). Boundary and failure-mode cases were generated by systematic parameter perturbation of the corresponding reference example: for each case, the perturbed parameter (e.g., wall thickness reduced toward the calculated minimum, fluid chloride concentration raised across the corrosion-rate threshold) is recorded with the expected red-flag class. Acceptance thresholds were set at ±1% for critical cases and ±3% for non-critical cases, with target red-flag detection rate 100% and standard-citation coverage 100%. Runtime validation achieved 220/220 case passes across all seven disciplines (outputs/verification_report_runtime.md); accuracy, citation accuracy, and red-flag detection rate were each recorded at 1.0000.</w:t>
        </w:r>
      </w:ins>
    </w:p>
    <w:p>
      <w:pPr>
        <w:pStyle w:val="BodyText"/>
        <w:rPr>
          <w:ins w:id="95" w:author="Yuyong Kim" w:date="2026-05-10T00:00:00Z"/>
        </w:rPr>
      </w:pPr>
      <w:ins w:id="94" w:author="Yuyong Kim" w:date="2026-05-10T00:00:00Z">
        <w:r>
          <w:t xml:space="preserve">We deliberately frame these results as implementation verification, not predictive validation, in the sense developed in recent methodological discussions of synthetic-data evaluation: the engines are deterministic rule-based calculators evaluated against cases derived from the same standards they implement. Perfect scores confirm that the implementation faithfully encodes the standards, not that the system generalises to plant data outside the calibration distribution. Predictive validation against real plant operating or design records is a separate, higher bar that requires field-pilot deployment (Section 8).</w:t>
        </w:r>
      </w:ins>
    </w:p>
    <w:p>
      <w:pPr>
        <w:pStyle w:val="BodyText"/>
        <w:rPr>
          <w:ins w:id="97" w:author="Yuyong Kim" w:date="2026-05-10T00:00:00Z"/>
        </w:rPr>
      </w:pPr>
      <w:ins w:id="96" w:author="Yuyong Kim" w:date="2026-05-10T00:00:00Z">
        <w:r>
          <w:rPr>
            <w:b/>
            <w:bCs/>
          </w:rPr>
          <w:t xml:space="preserve">Table 2. Golden Dataset Composition by Discipline</w:t>
        </w:r>
      </w:ins>
    </w:p>
    <w:tbl>
      <w:tblPr>
        <w:tblStyle w:val="Table"/>
        <w:tblW w:type="pct" w:w="5000"/>
        <w:tblLayout w:type="fixed"/>
        <w:tblLook w:firstRow="1" w:lastRow="0" w:firstColumn="0" w:lastColumn="0" w:noHBand="0" w:noVBand="0" w:val="0020"/>
      </w:tblPr>
      <w:tblGrid>
        <w:gridCol w:w="1033"/>
        <w:gridCol w:w="1377"/>
        <w:gridCol w:w="1377"/>
        <w:gridCol w:w="1377"/>
        <w:gridCol w:w="1377"/>
        <w:gridCol w:w="1377"/>
      </w:tblGrid>
      <w:tr>
        <w:trPr>
          <w:tblHeader w:val="on"/>
        </w:trPr>
        <w:tc>
          <w:tcPr/>
          <w:p>
            <w:pPr>
              <w:pStyle w:val="Compact"/>
            </w:pPr>
            <w:r>
              <w:t xml:space="preserve">Discipline</w:t>
            </w:r>
          </w:p>
        </w:tc>
        <w:tc>
          <w:tcPr/>
          <w:p>
            <w:pPr>
              <w:pStyle w:val="Compact"/>
              <w:jc w:val="right"/>
            </w:pPr>
            <w:r>
              <w:t xml:space="preserve">Standard cases</w:t>
            </w:r>
          </w:p>
        </w:tc>
        <w:tc>
          <w:tcPr/>
          <w:p>
            <w:pPr>
              <w:pStyle w:val="Compact"/>
              <w:jc w:val="right"/>
            </w:pPr>
            <w:r>
              <w:t xml:space="preserve">Boundary cases</w:t>
            </w:r>
          </w:p>
        </w:tc>
        <w:tc>
          <w:tcPr/>
          <w:p>
            <w:pPr>
              <w:pStyle w:val="Compact"/>
              <w:jc w:val="right"/>
            </w:pPr>
            <w:r>
              <w:t xml:space="preserve">Failure cases</w:t>
            </w:r>
          </w:p>
        </w:tc>
        <w:tc>
          <w:tcPr/>
          <w:p>
            <w:pPr>
              <w:pStyle w:val="Compact"/>
              <w:jc w:val="right"/>
            </w:pPr>
            <w:r>
              <w:t xml:space="preserve">Composite cases</w:t>
            </w:r>
          </w:p>
        </w:tc>
        <w:tc>
          <w:tcPr/>
          <w:p>
            <w:pPr>
              <w:pStyle w:val="Compact"/>
              <w:jc w:val="right"/>
            </w:pPr>
            <w:r>
              <w:t xml:space="preserve">Total</w:t>
            </w:r>
          </w:p>
        </w:tc>
      </w:tr>
      <w:tr>
        <w:tc>
          <w:tcPr/>
          <w:p>
            <w:pPr>
              <w:pStyle w:val="Compact"/>
            </w:pPr>
            <w:r>
              <w:t xml:space="preserve">Piping</w:t>
            </w:r>
          </w:p>
        </w:tc>
        <w:tc>
          <w:tcPr/>
          <w:p>
            <w:pPr>
              <w:pStyle w:val="Compact"/>
              <w:jc w:val="right"/>
            </w:pPr>
            <w:r>
              <w:t xml:space="preserve">20</w:t>
            </w:r>
          </w:p>
        </w:tc>
        <w:tc>
          <w:tcPr/>
          <w:p>
            <w:pPr>
              <w:pStyle w:val="Compact"/>
              <w:jc w:val="right"/>
            </w:pPr>
            <w:r>
              <w:t xml:space="preserve">15</w:t>
            </w:r>
          </w:p>
        </w:tc>
        <w:tc>
          <w:tcPr/>
          <w:p>
            <w:pPr>
              <w:pStyle w:val="Compact"/>
              <w:jc w:val="right"/>
            </w:pPr>
            <w:r>
              <w:t xml:space="preserve">10</w:t>
            </w:r>
          </w:p>
        </w:tc>
        <w:tc>
          <w:tcPr/>
          <w:p>
            <w:pPr>
              <w:pStyle w:val="Compact"/>
              <w:jc w:val="right"/>
            </w:pPr>
            <w:r>
              <w:t xml:space="preserve">5</w:t>
            </w:r>
          </w:p>
        </w:tc>
        <w:tc>
          <w:tcPr/>
          <w:p>
            <w:pPr>
              <w:pStyle w:val="Compact"/>
              <w:jc w:val="right"/>
            </w:pPr>
            <w:r>
              <w:t xml:space="preserve">50</w:t>
            </w:r>
          </w:p>
        </w:tc>
      </w:tr>
      <w:tr>
        <w:tc>
          <w:tcPr/>
          <w:p>
            <w:pPr>
              <w:pStyle w:val="Compact"/>
            </w:pPr>
            <w:r>
              <w:t xml:space="preserve">Vessel</w:t>
            </w:r>
          </w:p>
        </w:tc>
        <w:tc>
          <w:tcPr/>
          <w:p>
            <w:pPr>
              <w:pStyle w:val="Compact"/>
              <w:jc w:val="right"/>
            </w:pPr>
            <w:r>
              <w:t xml:space="preserve">18</w:t>
            </w:r>
          </w:p>
        </w:tc>
        <w:tc>
          <w:tcPr/>
          <w:p>
            <w:pPr>
              <w:pStyle w:val="Compact"/>
              <w:jc w:val="right"/>
            </w:pPr>
            <w:r>
              <w:t xml:space="preserve">7</w:t>
            </w:r>
          </w:p>
        </w:tc>
        <w:tc>
          <w:tcPr/>
          <w:p>
            <w:pPr>
              <w:pStyle w:val="Compact"/>
              <w:jc w:val="right"/>
            </w:pPr>
            <w:r>
              <w:t xml:space="preserve">5</w:t>
            </w:r>
          </w:p>
        </w:tc>
        <w:tc>
          <w:tcPr/>
          <w:p>
            <w:pPr>
              <w:pStyle w:val="Compact"/>
              <w:jc w:val="right"/>
            </w:pPr>
            <w:r>
              <w:t xml:space="preserve">—</w:t>
            </w:r>
          </w:p>
        </w:tc>
        <w:tc>
          <w:tcPr/>
          <w:p>
            <w:pPr>
              <w:pStyle w:val="Compact"/>
              <w:jc w:val="right"/>
            </w:pPr>
            <w:r>
              <w:t xml:space="preserve">30</w:t>
            </w:r>
          </w:p>
        </w:tc>
      </w:tr>
      <w:tr>
        <w:tc>
          <w:tcPr/>
          <w:p>
            <w:pPr>
              <w:pStyle w:val="Compact"/>
            </w:pPr>
            <w:r>
              <w:t xml:space="preserve">Rotating</w:t>
            </w:r>
          </w:p>
        </w:tc>
        <w:tc>
          <w:tcPr/>
          <w:p>
            <w:pPr>
              <w:pStyle w:val="Compact"/>
              <w:jc w:val="right"/>
            </w:pPr>
            <w:r>
              <w:t xml:space="preserve">18</w:t>
            </w:r>
          </w:p>
        </w:tc>
        <w:tc>
          <w:tcPr/>
          <w:p>
            <w:pPr>
              <w:pStyle w:val="Compact"/>
              <w:jc w:val="right"/>
            </w:pPr>
            <w:r>
              <w:t xml:space="preserve">7</w:t>
            </w:r>
          </w:p>
        </w:tc>
        <w:tc>
          <w:tcPr/>
          <w:p>
            <w:pPr>
              <w:pStyle w:val="Compact"/>
              <w:jc w:val="right"/>
            </w:pPr>
            <w:r>
              <w:t xml:space="preserve">5</w:t>
            </w:r>
          </w:p>
        </w:tc>
        <w:tc>
          <w:tcPr/>
          <w:p>
            <w:pPr>
              <w:pStyle w:val="Compact"/>
              <w:jc w:val="right"/>
            </w:pPr>
            <w:r>
              <w:t xml:space="preserve">—</w:t>
            </w:r>
          </w:p>
        </w:tc>
        <w:tc>
          <w:tcPr/>
          <w:p>
            <w:pPr>
              <w:pStyle w:val="Compact"/>
              <w:jc w:val="right"/>
            </w:pPr>
            <w:r>
              <w:t xml:space="preserve">30</w:t>
            </w:r>
          </w:p>
        </w:tc>
      </w:tr>
      <w:tr>
        <w:tc>
          <w:tcPr/>
          <w:p>
            <w:pPr>
              <w:pStyle w:val="Compact"/>
            </w:pPr>
            <w:r>
              <w:t xml:space="preserve">Electrical</w:t>
            </w:r>
          </w:p>
        </w:tc>
        <w:tc>
          <w:tcPr/>
          <w:p>
            <w:pPr>
              <w:pStyle w:val="Compact"/>
              <w:jc w:val="right"/>
            </w:pPr>
            <w:r>
              <w:t xml:space="preserve">18</w:t>
            </w:r>
          </w:p>
        </w:tc>
        <w:tc>
          <w:tcPr/>
          <w:p>
            <w:pPr>
              <w:pStyle w:val="Compact"/>
              <w:jc w:val="right"/>
            </w:pPr>
            <w:r>
              <w:t xml:space="preserve">7</w:t>
            </w:r>
          </w:p>
        </w:tc>
        <w:tc>
          <w:tcPr/>
          <w:p>
            <w:pPr>
              <w:pStyle w:val="Compact"/>
              <w:jc w:val="right"/>
            </w:pPr>
            <w:r>
              <w:t xml:space="preserve">5</w:t>
            </w:r>
          </w:p>
        </w:tc>
        <w:tc>
          <w:tcPr/>
          <w:p>
            <w:pPr>
              <w:pStyle w:val="Compact"/>
              <w:jc w:val="right"/>
            </w:pPr>
            <w:r>
              <w:t xml:space="preserve">—</w:t>
            </w:r>
          </w:p>
        </w:tc>
        <w:tc>
          <w:tcPr/>
          <w:p>
            <w:pPr>
              <w:pStyle w:val="Compact"/>
              <w:jc w:val="right"/>
            </w:pPr>
            <w:r>
              <w:t xml:space="preserve">30</w:t>
            </w:r>
          </w:p>
        </w:tc>
      </w:tr>
      <w:tr>
        <w:tc>
          <w:tcPr/>
          <w:p>
            <w:pPr>
              <w:pStyle w:val="Compact"/>
            </w:pPr>
            <w:r>
              <w:t xml:space="preserve">Instrumentation</w:t>
            </w:r>
          </w:p>
        </w:tc>
        <w:tc>
          <w:tcPr/>
          <w:p>
            <w:pPr>
              <w:pStyle w:val="Compact"/>
              <w:jc w:val="right"/>
            </w:pPr>
            <w:r>
              <w:t xml:space="preserve">18</w:t>
            </w:r>
          </w:p>
        </w:tc>
        <w:tc>
          <w:tcPr/>
          <w:p>
            <w:pPr>
              <w:pStyle w:val="Compact"/>
              <w:jc w:val="right"/>
            </w:pPr>
            <w:r>
              <w:t xml:space="preserve">7</w:t>
            </w:r>
          </w:p>
        </w:tc>
        <w:tc>
          <w:tcPr/>
          <w:p>
            <w:pPr>
              <w:pStyle w:val="Compact"/>
              <w:jc w:val="right"/>
            </w:pPr>
            <w:r>
              <w:t xml:space="preserve">5</w:t>
            </w:r>
          </w:p>
        </w:tc>
        <w:tc>
          <w:tcPr/>
          <w:p>
            <w:pPr>
              <w:pStyle w:val="Compact"/>
              <w:jc w:val="right"/>
            </w:pPr>
            <w:r>
              <w:t xml:space="preserve">—</w:t>
            </w:r>
          </w:p>
        </w:tc>
        <w:tc>
          <w:tcPr/>
          <w:p>
            <w:pPr>
              <w:pStyle w:val="Compact"/>
              <w:jc w:val="right"/>
            </w:pPr>
            <w:r>
              <w:t xml:space="preserve">30</w:t>
            </w:r>
          </w:p>
        </w:tc>
      </w:tr>
      <w:tr>
        <w:tc>
          <w:tcPr/>
          <w:p>
            <w:pPr>
              <w:pStyle w:val="Compact"/>
            </w:pPr>
            <w:r>
              <w:t xml:space="preserve">Steel</w:t>
            </w:r>
          </w:p>
        </w:tc>
        <w:tc>
          <w:tcPr/>
          <w:p>
            <w:pPr>
              <w:pStyle w:val="Compact"/>
              <w:jc w:val="right"/>
            </w:pPr>
            <w:r>
              <w:t xml:space="preserve">15</w:t>
            </w:r>
          </w:p>
        </w:tc>
        <w:tc>
          <w:tcPr/>
          <w:p>
            <w:pPr>
              <w:pStyle w:val="Compact"/>
              <w:jc w:val="right"/>
            </w:pPr>
            <w:r>
              <w:t xml:space="preserve">6</w:t>
            </w:r>
          </w:p>
        </w:tc>
        <w:tc>
          <w:tcPr/>
          <w:p>
            <w:pPr>
              <w:pStyle w:val="Compact"/>
              <w:jc w:val="right"/>
            </w:pPr>
            <w:r>
              <w:t xml:space="preserve">4</w:t>
            </w:r>
          </w:p>
        </w:tc>
        <w:tc>
          <w:tcPr/>
          <w:p>
            <w:pPr>
              <w:pStyle w:val="Compact"/>
              <w:jc w:val="right"/>
            </w:pPr>
            <w:r>
              <w:t xml:space="preserve">—</w:t>
            </w:r>
          </w:p>
        </w:tc>
        <w:tc>
          <w:tcPr/>
          <w:p>
            <w:pPr>
              <w:pStyle w:val="Compact"/>
              <w:jc w:val="right"/>
            </w:pPr>
            <w:r>
              <w:t xml:space="preserve">25</w:t>
            </w:r>
          </w:p>
        </w:tc>
      </w:tr>
      <w:tr>
        <w:tc>
          <w:tcPr/>
          <w:p>
            <w:pPr>
              <w:pStyle w:val="Compact"/>
            </w:pPr>
            <w:r>
              <w:t xml:space="preserve">Civil</w:t>
            </w:r>
          </w:p>
        </w:tc>
        <w:tc>
          <w:tcPr/>
          <w:p>
            <w:pPr>
              <w:pStyle w:val="Compact"/>
              <w:jc w:val="right"/>
            </w:pPr>
            <w:r>
              <w:t xml:space="preserve">15</w:t>
            </w:r>
          </w:p>
        </w:tc>
        <w:tc>
          <w:tcPr/>
          <w:p>
            <w:pPr>
              <w:pStyle w:val="Compact"/>
              <w:jc w:val="right"/>
            </w:pPr>
            <w:r>
              <w:t xml:space="preserve">6</w:t>
            </w:r>
          </w:p>
        </w:tc>
        <w:tc>
          <w:tcPr/>
          <w:p>
            <w:pPr>
              <w:pStyle w:val="Compact"/>
              <w:jc w:val="right"/>
            </w:pPr>
            <w:r>
              <w:t xml:space="preserve">4</w:t>
            </w:r>
          </w:p>
        </w:tc>
        <w:tc>
          <w:tcPr/>
          <w:p>
            <w:pPr>
              <w:pStyle w:val="Compact"/>
              <w:jc w:val="right"/>
            </w:pPr>
            <w:r>
              <w:t xml:space="preserve">—</w:t>
            </w:r>
          </w:p>
        </w:tc>
        <w:tc>
          <w:tcPr/>
          <w:p>
            <w:pPr>
              <w:pStyle w:val="Compact"/>
              <w:jc w:val="right"/>
            </w:pPr>
            <w:r>
              <w:t xml:space="preserve">25</w:t>
            </w:r>
          </w:p>
        </w:tc>
      </w:tr>
      <w:tr>
        <w:tc>
          <w:tcPr/>
          <w:p>
            <w:pPr>
              <w:pStyle w:val="Compact"/>
            </w:pPr>
            <w:r>
              <w:rPr>
                <w:b/>
                <w:bCs/>
              </w:rPr>
              <w:t xml:space="preserve">Total</w:t>
            </w:r>
          </w:p>
        </w:tc>
        <w:tc>
          <w:tcPr/>
          <w:p>
            <w:pPr>
              <w:pStyle w:val="Compact"/>
              <w:jc w:val="right"/>
            </w:pPr>
            <w:r>
              <w:rPr>
                <w:b/>
                <w:bCs/>
              </w:rPr>
              <w:t xml:space="preserve">122 (55%)</w:t>
            </w:r>
          </w:p>
        </w:tc>
        <w:tc>
          <w:tcPr/>
          <w:p>
            <w:pPr>
              <w:pStyle w:val="Compact"/>
              <w:jc w:val="right"/>
            </w:pPr>
            <w:r>
              <w:rPr>
                <w:b/>
                <w:bCs/>
              </w:rPr>
              <w:t xml:space="preserve">55 (25%)</w:t>
            </w:r>
          </w:p>
        </w:tc>
        <w:tc>
          <w:tcPr/>
          <w:p>
            <w:pPr>
              <w:pStyle w:val="Compact"/>
              <w:jc w:val="right"/>
            </w:pPr>
            <w:r>
              <w:rPr>
                <w:b/>
                <w:bCs/>
              </w:rPr>
              <w:t xml:space="preserve">38 (17%)</w:t>
            </w:r>
          </w:p>
        </w:tc>
        <w:tc>
          <w:tcPr/>
          <w:p>
            <w:pPr>
              <w:pStyle w:val="Compact"/>
              <w:jc w:val="right"/>
            </w:pPr>
            <w:r>
              <w:rPr>
                <w:b/>
                <w:bCs/>
              </w:rPr>
              <w:t xml:space="preserve">5 (2%)</w:t>
            </w:r>
          </w:p>
        </w:tc>
        <w:tc>
          <w:tcPr/>
          <w:p>
            <w:pPr>
              <w:pStyle w:val="Compact"/>
              <w:jc w:val="right"/>
            </w:pPr>
            <w:r>
              <w:rPr>
                <w:b/>
                <w:bCs/>
              </w:rPr>
              <w:t xml:space="preserve">220</w:t>
            </w:r>
          </w:p>
        </w:tc>
      </w:tr>
    </w:tbl>
    <w:p>
      <w:pPr>
        <w:pStyle w:val="BodyText"/>
        <w:rPr>
          <w:ins w:id="99" w:author="Yuyong Kim" w:date="2026-05-10T00:00:00Z"/>
        </w:rPr>
      </w:pPr>
      <w:ins w:id="98" w:author="Yuyong Kim" w:date="2026-05-10T00:00:00Z">
        <w:r>
          <w:rPr>
            <w:b/>
            <w:bCs/>
          </w:rPr>
          <w:t xml:space="preserve">Synthetic data — defence and precedent. A synthetic-data evaluation invites the concern that the evaluator finds what the system was designed to find. Three properties limit that concern in this study. The test cases are inverted from the regulatory and standards text — each KOSHA RAG target was selected by reading the actual KOSHA clause first and then constructing a calculation context that should trigger it, so the detection grounds in real regulatory obligations even though the calc inputs are constructed. This construction pattern is established practice in safety-critical AI evaluation, including medical-AI synthetic patient cohorts with known ground-truth labels and simulated-scenario validation of autonomous-vehicle systems prior to public-road deployment. The evaluation is positioned as a feasibility study for the integration of calc + cross-discipline + KOSHA RAG; field validation against plant data is explicit future work.</w:t>
        </w:r>
      </w:ins>
    </w:p>
    <w:p>
      <w:pPr>
        <w:pStyle w:val="BodyText"/>
        <w:rPr>
          <w:ins w:id="101" w:author="Yuyong Kim" w:date="2026-05-10T00:00:00Z"/>
        </w:rPr>
      </w:pPr>
      <w:ins w:id="100" w:author="Yuyong Kim" w:date="2026-05-10T00:00:00Z">
        <w:r>
          <w:rPr>
            <w:b/>
            <w:bCs/>
          </w:rPr>
          <w:t xml:space="preserve">Benchmark construction independence — known limitation. All synthetic case datasets in this paper (220 golden cases per §6.1, 60 cross-discipline scenarios per §6.3, 50 retrieval queries per §6.5) were constructed by the system author. We do not claim independent field generalization; the benchmarks were designed to exercise architectural coverage and are released in full so that any reader can construct an independent benchmark and rerun. Independent third-party benchmark construction is documented as future work (§8 Limitation 7).</w:t>
        </w:r>
      </w:ins>
    </w:p>
    <w:bookmarkEnd w:id="38"/>
    <w:bookmarkStart w:id="39" w:name="seven-discipline-pipeline-evaluation"/>
    <w:p>
      <w:pPr>
        <w:pStyle w:val="Heading3"/>
      </w:pPr>
      <w:r>
        <w:t xml:space="preserve">6.2 Seven-Discipline Pipeline Evaluation</w:t>
      </w:r>
    </w:p>
    <w:p>
      <w:pPr>
        <w:pStyle w:val="FirstParagraph"/>
        <w:rPr>
          <w:ins w:id="103" w:author="Yuyong Kim" w:date="2026-05-10T00:00:00Z"/>
        </w:rPr>
      </w:pPr>
      <w:ins w:id="102" w:author="Yuyong Kim" w:date="2026-05-10T00:00:00Z">
        <w:r>
          <w:t xml:space="preserve">Across 43 pipeline scenarios run end-to-end through the orchestrator, the platform recorded a completion rate of 0.6512 and a blocking rate of 0.3488. Nominal and standard-aligned cases achieved a completion rate of 1.0000; boundary-aligned and failure-mode-aligned cases were blocked at a rate of 1.0000, confirming correct hazard identification by the integrated stack. (Source: outputs/seven_pipeline_report.md, generated by scripts/benchmark_seven_pipeline.py over the seven datasets/golden_standards/*_golden_dataset_v1.json files; this 43-scenario set measures end-to-end pipeline behaviour and is distinct from the 60-scenario cross-discipline ablation set of §6.3, which is constructed by scripts/benchmark_cross_discipline_ablation.py via the aligned_* and mixed_* index builders against the same underlying golden datasets.)</w:t>
        </w:r>
      </w:ins>
    </w:p>
    <w:bookmarkEnd w:id="39"/>
    <w:bookmarkStart w:id="43" w:name="cross-discipline-validator-ablation-rq1"/>
    <w:p>
      <w:pPr>
        <w:pStyle w:val="Heading3"/>
      </w:pPr>
      <w:r>
        <w:t xml:space="preserve">6.3 Cross-Discipline Validator Ablation (RQ1)</w:t>
      </w:r>
    </w:p>
    <w:p>
      <w:pPr>
        <w:pStyle w:val="FirstParagraph"/>
        <w:rPr>
          <w:ins w:id="105" w:author="Yuyong Kim" w:date="2026-05-10T00:00:00Z"/>
        </w:rPr>
      </w:pPr>
      <w:ins w:id="104" w:author="Yuyong Kim" w:date="2026-05-10T00:00:00Z">
        <w:r>
          <w:t xml:space="preserve">To quantify the incremental contribution of cross-discipline coupling logic, we evaluated the same 60 benchmark scenarios with the cross-discipline validator disabled and enabled (outputs/cross_discipline_ablation_report.md). With the validator disabled, 0/60 scenarios were blocked. With the validator enabled, 26/60 scenarios were blocked, an absolute increase of +26 and a blocking-ratio increase of +0.4333. The most informative subsets are aligned boundary and aligned failure, where blocking rises from 0.0 to 1.0 in both cases. Mixed scenarios also show non-trivial deltas: mixed_first20 rises from 0.0 to 0.15, and mixed_random20 rises from 0.0 to 0.65.</w:t>
        </w:r>
      </w:ins>
    </w:p>
    <w:p>
      <w:pPr>
        <w:pStyle w:val="BodyText"/>
      </w:pPr>
      <w:del w:id="106" w:author="Yuyong Kim" w:date="2026-05-10T00:00:00Z">
        <w:r>
          <w:rPr>
            <w:b/>
            <w:bCs/>
          </w:rPr>
          <w:delText xml:space="preserve">7.3. Cross-discipline validator ablation</w:delText>
        </w:r>
      </w:del>
      <w:ins w:id="107" w:author="Yuyong Kim" w:date="2026-05-10T00:00:00Z">
        <w:r>
          <w:rPr>
            <w:b/>
            <w:bCs/>
          </w:rPr>
          <w:t xml:space="preserve"> Table 3. Cross-Discipline Validator Ablation</w:t>
        </w:r>
      </w:ins>
      <w:r>
        <w:rPr>
          <w:b/>
          <w:bCs/>
        </w:rPr>
        <w:t xml:space="preserve">(RQ1)</w:t>
      </w:r>
    </w:p>
    <w:tbl>
      <w:tblPr>
        <w:tblStyle w:val="Table"/>
        <w:tblW w:type="pct" w:w="5000"/>
        <w:tblLayout w:type="fixed"/>
        <w:tblLook w:firstRow="1" w:lastRow="0" w:firstColumn="0" w:lastColumn="0" w:noHBand="0" w:noVBand="0" w:val="0020"/>
      </w:tblPr>
      <w:tblGrid>
        <w:gridCol w:w="1250"/>
        <w:gridCol w:w="1667"/>
        <w:gridCol w:w="1667"/>
        <w:gridCol w:w="1667"/>
        <w:gridCol w:w="1667"/>
      </w:tblGrid>
      <w:tr>
        <w:trPr>
          <w:tblHeader w:val="on"/>
        </w:trPr>
        <w:tc>
          <w:tcPr/>
          <w:p>
            <w:pPr>
              <w:pStyle w:val="Compact"/>
            </w:pPr>
            <w:r>
              <w:t xml:space="preserve">Scenario Set</w:t>
            </w:r>
          </w:p>
        </w:tc>
        <w:tc>
          <w:tcPr/>
          <w:p>
            <w:pPr>
              <w:pStyle w:val="Compact"/>
              <w:jc w:val="right"/>
            </w:pPr>
            <w:r>
              <w:t xml:space="preserve">Validator OFF</w:t>
            </w:r>
          </w:p>
        </w:tc>
        <w:tc>
          <w:tcPr/>
          <w:p>
            <w:pPr>
              <w:pStyle w:val="Compact"/>
              <w:jc w:val="right"/>
            </w:pPr>
            <w:r>
              <w:t xml:space="preserve">Validator ON</w:t>
            </w:r>
          </w:p>
        </w:tc>
        <w:tc>
          <w:tcPr/>
          <w:p>
            <w:pPr>
              <w:pStyle w:val="Compact"/>
              <w:jc w:val="right"/>
            </w:pPr>
            <w:r>
              <w:t xml:space="preserve">Absolute Delta</w:t>
            </w:r>
          </w:p>
        </w:tc>
        <w:tc>
          <w:tcPr/>
          <w:p>
            <w:pPr>
              <w:pStyle w:val="Compact"/>
              <w:jc w:val="right"/>
            </w:pPr>
            <w:r>
              <w:t xml:space="preserve">Ratio Delta</w:t>
            </w:r>
          </w:p>
        </w:tc>
      </w:tr>
      <w:tr>
        <w:tc>
          <w:tcPr/>
          <w:p>
            <w:pPr>
              <w:pStyle w:val="Compact"/>
            </w:pPr>
            <w:r>
              <w:t xml:space="preserve">aligned_standard</w:t>
            </w:r>
          </w:p>
        </w:tc>
        <w:tc>
          <w:tcPr/>
          <w:p>
            <w:pPr>
              <w:pStyle w:val="Compact"/>
              <w:jc w:val="right"/>
            </w:pPr>
            <w:r>
              <w:t xml:space="preserve">0 / 10</w:t>
            </w:r>
          </w:p>
        </w:tc>
        <w:tc>
          <w:tcPr/>
          <w:p>
            <w:pPr>
              <w:pStyle w:val="Compact"/>
              <w:jc w:val="right"/>
            </w:pPr>
            <w:r>
              <w:t xml:space="preserve">0 / 10</w:t>
            </w:r>
          </w:p>
        </w:tc>
        <w:tc>
          <w:tcPr/>
          <w:p>
            <w:pPr>
              <w:pStyle w:val="Compact"/>
              <w:jc w:val="right"/>
            </w:pPr>
            <w:r>
              <w:t xml:space="preserve">+0</w:t>
            </w:r>
          </w:p>
        </w:tc>
        <w:tc>
          <w:tcPr/>
          <w:p>
            <w:pPr>
              <w:pStyle w:val="Compact"/>
              <w:jc w:val="right"/>
            </w:pPr>
            <w:r>
              <w:t xml:space="preserve">+0.00</w:t>
            </w:r>
          </w:p>
        </w:tc>
      </w:tr>
      <w:tr>
        <w:tc>
          <w:tcPr/>
          <w:p>
            <w:pPr>
              <w:pStyle w:val="Compact"/>
            </w:pPr>
            <w:r>
              <w:t xml:space="preserve">aligned_boundary</w:t>
            </w:r>
          </w:p>
        </w:tc>
        <w:tc>
          <w:tcPr/>
          <w:p>
            <w:pPr>
              <w:pStyle w:val="Compact"/>
              <w:jc w:val="right"/>
            </w:pPr>
            <w:r>
              <w:t xml:space="preserve">0 / 6</w:t>
            </w:r>
          </w:p>
        </w:tc>
        <w:tc>
          <w:tcPr/>
          <w:p>
            <w:pPr>
              <w:pStyle w:val="Compact"/>
              <w:jc w:val="right"/>
            </w:pPr>
            <w:r>
              <w:t xml:space="preserve">6 / 6</w:t>
            </w:r>
          </w:p>
        </w:tc>
        <w:tc>
          <w:tcPr/>
          <w:p>
            <w:pPr>
              <w:pStyle w:val="Compact"/>
              <w:jc w:val="right"/>
            </w:pPr>
            <w:r>
              <w:t xml:space="preserve">+6</w:t>
            </w:r>
          </w:p>
        </w:tc>
        <w:tc>
          <w:tcPr/>
          <w:p>
            <w:pPr>
              <w:pStyle w:val="Compact"/>
              <w:jc w:val="right"/>
            </w:pPr>
            <w:r>
              <w:t xml:space="preserve">+1.00</w:t>
            </w:r>
          </w:p>
        </w:tc>
      </w:tr>
      <w:tr>
        <w:tc>
          <w:tcPr/>
          <w:p>
            <w:pPr>
              <w:pStyle w:val="Compact"/>
            </w:pPr>
            <w:r>
              <w:t xml:space="preserve">aligned_failure</w:t>
            </w:r>
          </w:p>
        </w:tc>
        <w:tc>
          <w:tcPr/>
          <w:p>
            <w:pPr>
              <w:pStyle w:val="Compact"/>
              <w:jc w:val="right"/>
            </w:pPr>
            <w:r>
              <w:t xml:space="preserve">0 / 4</w:t>
            </w:r>
          </w:p>
        </w:tc>
        <w:tc>
          <w:tcPr/>
          <w:p>
            <w:pPr>
              <w:pStyle w:val="Compact"/>
              <w:jc w:val="right"/>
            </w:pPr>
            <w:r>
              <w:t xml:space="preserve">4 / 4</w:t>
            </w:r>
          </w:p>
        </w:tc>
        <w:tc>
          <w:tcPr/>
          <w:p>
            <w:pPr>
              <w:pStyle w:val="Compact"/>
              <w:jc w:val="right"/>
            </w:pPr>
            <w:r>
              <w:t xml:space="preserve">+4</w:t>
            </w:r>
          </w:p>
        </w:tc>
        <w:tc>
          <w:tcPr/>
          <w:p>
            <w:pPr>
              <w:pStyle w:val="Compact"/>
              <w:jc w:val="right"/>
            </w:pPr>
            <w:r>
              <w:t xml:space="preserve">+1.00</w:t>
            </w:r>
          </w:p>
        </w:tc>
      </w:tr>
      <w:tr>
        <w:tc>
          <w:tcPr/>
          <w:p>
            <w:pPr>
              <w:pStyle w:val="Compact"/>
            </w:pPr>
            <w:r>
              <w:t xml:space="preserve">mixed_first20</w:t>
            </w:r>
          </w:p>
        </w:tc>
        <w:tc>
          <w:tcPr/>
          <w:p>
            <w:pPr>
              <w:pStyle w:val="Compact"/>
              <w:jc w:val="right"/>
            </w:pPr>
            <w:r>
              <w:t xml:space="preserve">0 / 20</w:t>
            </w:r>
          </w:p>
        </w:tc>
        <w:tc>
          <w:tcPr/>
          <w:p>
            <w:pPr>
              <w:pStyle w:val="Compact"/>
              <w:jc w:val="right"/>
            </w:pPr>
            <w:r>
              <w:t xml:space="preserve">3 / 20</w:t>
            </w:r>
          </w:p>
        </w:tc>
        <w:tc>
          <w:tcPr/>
          <w:p>
            <w:pPr>
              <w:pStyle w:val="Compact"/>
              <w:jc w:val="right"/>
            </w:pPr>
            <w:r>
              <w:t xml:space="preserve">+3</w:t>
            </w:r>
          </w:p>
        </w:tc>
        <w:tc>
          <w:tcPr/>
          <w:p>
            <w:pPr>
              <w:pStyle w:val="Compact"/>
              <w:jc w:val="right"/>
            </w:pPr>
            <w:r>
              <w:t xml:space="preserve">+0.15</w:t>
            </w:r>
          </w:p>
        </w:tc>
      </w:tr>
      <w:tr>
        <w:tc>
          <w:tcPr/>
          <w:p>
            <w:pPr>
              <w:pStyle w:val="Compact"/>
            </w:pPr>
            <w:r>
              <w:t xml:space="preserve">mixed_random20</w:t>
            </w:r>
          </w:p>
        </w:tc>
        <w:tc>
          <w:tcPr/>
          <w:p>
            <w:pPr>
              <w:pStyle w:val="Compact"/>
              <w:jc w:val="right"/>
            </w:pPr>
            <w:r>
              <w:t xml:space="preserve">0 / 20</w:t>
            </w:r>
          </w:p>
        </w:tc>
        <w:tc>
          <w:tcPr/>
          <w:p>
            <w:pPr>
              <w:pStyle w:val="Compact"/>
              <w:jc w:val="right"/>
            </w:pPr>
            <w:r>
              <w:t xml:space="preserve">13 / 20</w:t>
            </w:r>
          </w:p>
        </w:tc>
        <w:tc>
          <w:tcPr/>
          <w:p>
            <w:pPr>
              <w:pStyle w:val="Compact"/>
              <w:jc w:val="right"/>
            </w:pPr>
            <w:r>
              <w:t xml:space="preserve">+13</w:t>
            </w:r>
          </w:p>
        </w:tc>
        <w:tc>
          <w:tcPr/>
          <w:p>
            <w:pPr>
              <w:pStyle w:val="Compact"/>
              <w:jc w:val="right"/>
            </w:pPr>
            <w:r>
              <w:t xml:space="preserve">+0.65</w:t>
            </w:r>
          </w:p>
        </w:tc>
      </w:tr>
      <w:tr>
        <w:tc>
          <w:tcPr/>
          <w:p>
            <w:pPr>
              <w:pStyle w:val="Compact"/>
            </w:pPr>
            <w:r>
              <w:rPr>
                <w:b/>
                <w:bCs/>
              </w:rPr>
              <w:t xml:space="preserve">Overall</w:t>
            </w:r>
          </w:p>
        </w:tc>
        <w:tc>
          <w:tcPr/>
          <w:p>
            <w:pPr>
              <w:pStyle w:val="Compact"/>
              <w:jc w:val="right"/>
            </w:pPr>
            <w:r>
              <w:rPr>
                <w:b/>
                <w:bCs/>
              </w:rPr>
              <w:t xml:space="preserve">0 / 60</w:t>
            </w:r>
          </w:p>
        </w:tc>
        <w:tc>
          <w:tcPr/>
          <w:p>
            <w:pPr>
              <w:pStyle w:val="Compact"/>
              <w:jc w:val="right"/>
            </w:pPr>
            <w:r>
              <w:rPr>
                <w:b/>
                <w:bCs/>
              </w:rPr>
              <w:t xml:space="preserve">26 / 60</w:t>
            </w:r>
          </w:p>
        </w:tc>
        <w:tc>
          <w:tcPr/>
          <w:p>
            <w:pPr>
              <w:pStyle w:val="Compact"/>
              <w:jc w:val="right"/>
            </w:pPr>
            <w:r>
              <w:rPr>
                <w:b/>
                <w:bCs/>
              </w:rPr>
              <w:t xml:space="preserve">+26</w:t>
            </w:r>
          </w:p>
        </w:tc>
        <w:tc>
          <w:tcPr/>
          <w:p>
            <w:pPr>
              <w:pStyle w:val="Compact"/>
              <w:jc w:val="right"/>
            </w:pPr>
            <w:r>
              <w:rPr>
                <w:b/>
                <w:bCs/>
              </w:rPr>
              <w:t xml:space="preserve">+0.4333</w:t>
            </w:r>
          </w:p>
        </w:tc>
      </w:tr>
    </w:tbl>
    <w:p>
      <w:pPr>
        <w:pStyle w:val="CaptionedFigure"/>
      </w:pPr>
      <w:r>
        <w:drawing>
          <wp:inline>
            <wp:extent cx="5334000" cy="3138223"/>
            <wp:effectExtent b="0" l="0" r="0" t="0"/>
            <wp:docPr descr="Figure 4. Cross-discipline ablation (60 scenarios): blocked counts by scenario set, validator OFF vs ON. Total rises 0 → 26 (+43.3%); aligned-boundary and aligned-failure subsets rise from 0/n to n/n; mixed sets show partial coverage proportional to coupling density." title="" id="41" name="Picture"/>
            <a:graphic>
              <a:graphicData uri="http://schemas.openxmlformats.org/drawingml/2006/picture">
                <pic:pic>
                  <pic:nvPicPr>
                    <pic:cNvPr descr="figures/fig_4_ablation.png" id="42" name="Picture"/>
                    <pic:cNvPicPr>
                      <a:picLocks noChangeArrowheads="1" noChangeAspect="1"/>
                    </pic:cNvPicPr>
                  </pic:nvPicPr>
                  <pic:blipFill>
                    <a:blip r:embed="rId40"/>
                    <a:stretch>
                      <a:fillRect/>
                    </a:stretch>
                  </pic:blipFill>
                  <pic:spPr bwMode="auto">
                    <a:xfrm>
                      <a:off x="0" y="0"/>
                      <a:ext cx="5334000" cy="3138223"/>
                    </a:xfrm>
                    <a:prstGeom prst="rect">
                      <a:avLst/>
                    </a:prstGeom>
                    <a:noFill/>
                    <a:ln w="9525">
                      <a:noFill/>
                      <a:headEnd/>
                      <a:tailEnd/>
                    </a:ln>
                  </pic:spPr>
                </pic:pic>
              </a:graphicData>
            </a:graphic>
          </wp:inline>
        </w:drawing>
      </w:r>
    </w:p>
    <w:p>
      <w:pPr>
        <w:pStyle w:val="ImageCaption"/>
        <w:rPr>
          <w:ins w:id="109" w:author="Yuyong Kim" w:date="2026-05-10T00:00:00Z"/>
        </w:rPr>
      </w:pPr>
      <w:ins w:id="108" w:author="Yuyong Kim" w:date="2026-05-10T00:00:00Z">
        <w:r>
          <w:t xml:space="preserve">Figure 4. Cross-discipline ablation (60 scenarios): blocked counts by scenario set, validator OFF vs ON. Total rises 0 → 26 (+43.3%); aligned-boundary and aligned-failure subsets rise from 0/n to n/n; mixed sets show partial coverage proportional to coupling density.</w:t>
        </w:r>
      </w:ins>
    </w:p>
    <w:p>
      <w:pPr>
        <w:pStyle w:val="BodyText"/>
        <w:rPr>
          <w:ins w:id="111" w:author="Yuyong Kim" w:date="2026-05-10T00:00:00Z"/>
        </w:rPr>
      </w:pPr>
      <w:ins w:id="110" w:author="Yuyong Kim" w:date="2026-05-10T00:00:00Z">
        <w:r>
          <w:rPr>
            <w:b/>
            <w:bCs/>
          </w:rPr>
          <w:t xml:space="preserve">Significance of detections. Per-failure-mode partition of the 26 blocked scenarios (outputs/ablation_failure_mode_partition.md, computed by scripts/dump_ablation_hits.py):</w:t>
        </w:r>
      </w:ins>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Coupling family</w:t>
            </w:r>
          </w:p>
        </w:tc>
        <w:tc>
          <w:tcPr/>
          <w:p>
            <w:pPr>
              <w:pStyle w:val="Compact"/>
              <w:jc w:val="right"/>
            </w:pPr>
            <w:r>
              <w:t xml:space="preserve">Blocked count</w:t>
            </w:r>
          </w:p>
        </w:tc>
        <w:tc>
          <w:tcPr/>
          <w:p>
            <w:pPr>
              <w:pStyle w:val="Compact"/>
              <w:jc w:val="right"/>
            </w:pPr>
            <w:r>
              <w:t xml:space="preserve">Share</w:t>
            </w:r>
          </w:p>
        </w:tc>
      </w:tr>
      <w:tr>
        <w:tc>
          <w:tcPr/>
          <w:p>
            <w:pPr>
              <w:pStyle w:val="Compact"/>
            </w:pPr>
            <w:r>
              <w:t xml:space="preserve">Piping-vessel nozzle margin mismatch</w:t>
            </w:r>
          </w:p>
        </w:tc>
        <w:tc>
          <w:tcPr/>
          <w:p>
            <w:pPr>
              <w:pStyle w:val="Compact"/>
              <w:jc w:val="right"/>
            </w:pPr>
            <w:r>
              <w:t xml:space="preserve">22</w:t>
            </w:r>
          </w:p>
        </w:tc>
        <w:tc>
          <w:tcPr/>
          <w:p>
            <w:pPr>
              <w:pStyle w:val="Compact"/>
              <w:jc w:val="right"/>
            </w:pPr>
            <w:r>
              <w:t xml:space="preserve">84.6%</w:t>
            </w:r>
          </w:p>
        </w:tc>
      </w:tr>
      <w:tr>
        <w:tc>
          <w:tcPr/>
          <w:p>
            <w:pPr>
              <w:pStyle w:val="Compact"/>
            </w:pPr>
            <w:r>
              <w:t xml:space="preserve">Electrical-rotating bearing-health coupling</w:t>
            </w:r>
          </w:p>
        </w:tc>
        <w:tc>
          <w:tcPr/>
          <w:p>
            <w:pPr>
              <w:pStyle w:val="Compact"/>
              <w:jc w:val="right"/>
            </w:pPr>
            <w:r>
              <w:t xml:space="preserve">3</w:t>
            </w:r>
          </w:p>
        </w:tc>
        <w:tc>
          <w:tcPr/>
          <w:p>
            <w:pPr>
              <w:pStyle w:val="Compact"/>
              <w:jc w:val="right"/>
            </w:pPr>
            <w:r>
              <w:t xml:space="preserve">11.5%</w:t>
            </w:r>
          </w:p>
        </w:tc>
      </w:tr>
      <w:tr>
        <w:tc>
          <w:tcPr/>
          <w:p>
            <w:pPr>
              <w:pStyle w:val="Compact"/>
            </w:pPr>
            <w:r>
              <w:t xml:space="preserve">Civil-rotating foundation-vibration coupling</w:t>
            </w:r>
          </w:p>
        </w:tc>
        <w:tc>
          <w:tcPr/>
          <w:p>
            <w:pPr>
              <w:pStyle w:val="Compact"/>
              <w:jc w:val="right"/>
            </w:pPr>
            <w:r>
              <w:t xml:space="preserve">1</w:t>
            </w:r>
          </w:p>
        </w:tc>
        <w:tc>
          <w:tcPr/>
          <w:p>
            <w:pPr>
              <w:pStyle w:val="Compact"/>
              <w:jc w:val="right"/>
            </w:pPr>
            <w:r>
              <w:t xml:space="preserve">3.8%</w:t>
            </w:r>
          </w:p>
        </w:tc>
      </w:tr>
      <w:tr>
        <w:tc>
          <w:tcPr/>
          <w:p>
            <w:pPr>
              <w:pStyle w:val="Compact"/>
            </w:pPr>
            <w:r>
              <w:t xml:space="preserve">Other</w:t>
            </w:r>
          </w:p>
        </w:tc>
        <w:tc>
          <w:tcPr/>
          <w:p>
            <w:pPr>
              <w:pStyle w:val="Compact"/>
              <w:jc w:val="right"/>
            </w:pPr>
            <w:r>
              <w:t xml:space="preserve">0</w:t>
            </w:r>
          </w:p>
        </w:tc>
        <w:tc>
          <w:tcPr/>
          <w:p>
            <w:pPr>
              <w:pStyle w:val="Compact"/>
              <w:jc w:val="right"/>
            </w:pPr>
            <w:r>
              <w:t xml:space="preserve">0.0%</w:t>
            </w:r>
          </w:p>
        </w:tc>
      </w:tr>
      <w:tr>
        <w:tc>
          <w:tcPr/>
          <w:p>
            <w:pPr>
              <w:pStyle w:val="Compact"/>
            </w:pPr>
            <w:r>
              <w:rPr>
                <w:b/>
                <w:bCs/>
              </w:rPr>
              <w:t xml:space="preserve">Total</w:t>
            </w:r>
          </w:p>
        </w:tc>
        <w:tc>
          <w:tcPr/>
          <w:p>
            <w:pPr>
              <w:pStyle w:val="Compact"/>
              <w:jc w:val="right"/>
            </w:pPr>
            <w:r>
              <w:rPr>
                <w:b/>
                <w:bCs/>
              </w:rPr>
              <w:t xml:space="preserve">26</w:t>
            </w:r>
          </w:p>
        </w:tc>
        <w:tc>
          <w:tcPr/>
          <w:p>
            <w:pPr>
              <w:pStyle w:val="Compact"/>
              <w:jc w:val="right"/>
            </w:pPr>
            <w:r>
              <w:rPr>
                <w:b/>
                <w:bCs/>
              </w:rPr>
              <w:t xml:space="preserve">100%</w:t>
            </w:r>
          </w:p>
        </w:tc>
      </w:tr>
    </w:tbl>
    <w:p>
      <w:pPr>
        <w:pStyle w:val="BodyText"/>
        <w:rPr>
          <w:ins w:id="113" w:author="Yuyong Kim" w:date="2026-05-10T00:00:00Z"/>
        </w:rPr>
      </w:pPr>
      <w:ins w:id="112" w:author="Yuyong Kim" w:date="2026-05-10T00:00:00Z">
        <w:r>
          <w:t xml:space="preserve">Detections concentrate in the piping-vessel nozzle margin mismatch family (22/26 = 84.6%): ASME Section VIII allowable nozzle loadings exceeded by piping reaction forces under thermal load — a coupling neither B31.3 nor Section VIII checks in isolation. The remaining 4 detections are split between electrical-rotating bearing-health coupling (IEEE C57.104 voltage distortion propagating to API 670 bearing-health thresholds) and civil-rotating foundation coupling (ACI 318 settlement margins below the rotating-equipment alignment tolerance derived from API 610). The skew toward piping-vessel coupling reflects the construction of the 60-scenario set rather than a property of the validator; expanding the scenario seed set to exercise the other coupling families more densely is documented as future work.</w:t>
        </w:r>
      </w:ins>
    </w:p>
    <w:bookmarkEnd w:id="43"/>
    <w:bookmarkStart w:id="47" w:name="X6f8fa6fd9b09ef2b69a6b101f4ce900e2807929"/>
    <w:p>
      <w:pPr>
        <w:pStyle w:val="Heading3"/>
      </w:pPr>
      <w:r>
        <w:t xml:space="preserve">6.4 KOSHA RAG Regulatory Grounding — Three Cases (RQ2)</w:t>
      </w:r>
    </w:p>
    <w:p>
      <w:pPr>
        <w:pStyle w:val="FirstParagraph"/>
        <w:rPr>
          <w:ins w:id="115" w:author="Yuyong Kim" w:date="2026-05-10T00:00:00Z"/>
        </w:rPr>
      </w:pPr>
      <w:ins w:id="114" w:author="Yuyong Kim" w:date="2026-05-10T00:00:00Z">
        <w:r>
          <w:t xml:space="preserve">Three representative cases demonstrate the incremental regulatory value of the KOSHA RAG layer. The three cases were selected from the vessel and piping disciplines because these are the two most common service envelopes in petrochemical EPC packages and because the KOSHA technical guideline coverage in the indexed corpus is densest for pressure-bearing equipment; cross-discipline coverage in case studies is documented as future work (§8 Limitation 4). Results are summarised in Table 4; KOSHA citation quality and regulatory class (mandatory vs guidance) are detailed in Table 5.</w:t>
        </w:r>
      </w:ins>
    </w:p>
    <w:bookmarkStart w:id="44" w:name="X803fa3e0a5e790a433a83f9e5aec711454182df"/>
    <w:p>
      <w:pPr>
        <w:pStyle w:val="Heading4"/>
      </w:pPr>
      <w:r>
        <w:t xml:space="preserve">Case 1 — Vessel Remaining Life (VES-GOLD-001)</w:t>
      </w:r>
    </w:p>
    <w:p>
      <w:pPr>
        <w:pStyle w:val="FirstParagraph"/>
        <w:rPr>
          <w:ins w:id="117" w:author="Yuyong Kim" w:date="2026-05-10T00:00:00Z"/>
        </w:rPr>
      </w:pPr>
      <w:ins w:id="116" w:author="Yuyong Kim" w:date="2026-05-10T00:00:00Z">
        <w:r>
          <w:t xml:space="preserve">For an SA-516-70 pressure vessel (design pressure 1.858 MPa, 217.3 °C, current thickness 44.82 mm), the calculation engine computes a required shell thickness of 14.99 mm under ASME Section VIII UG-27, a remaining life of 136.3 years, and an API 510 inspection interval of 10 years, with no red flags raised. The KOSHA RAG layer retrieves M-69-2012 (Technical Guideline for Remaining Life Assessment of Pressure Vessels) as the top-ranked passage and identifies documentation requirements that are triggered when remaining life exceeds a defined threshold — requirements absent from the engine’s output. Why this matters: even a “very safe” vessel under ASME triggers a KOSHA documentation obligation that, if skipped, exposes the operator to a PSM-audit finding.</w:t>
        </w:r>
      </w:ins>
    </w:p>
    <w:bookmarkEnd w:id="44"/>
    <w:bookmarkStart w:id="45" w:name="case-2-rbi-planning-ves-gold-009"/>
    <w:p>
      <w:pPr>
        <w:pStyle w:val="Heading4"/>
      </w:pPr>
      <w:r>
        <w:t xml:space="preserve">Case 2 — RBI Planning (VES-GOLD-009)</w:t>
      </w:r>
    </w:p>
    <w:p>
      <w:pPr>
        <w:pStyle w:val="FirstParagraph"/>
        <w:rPr>
          <w:ins w:id="119" w:author="Yuyong Kim" w:date="2026-05-10T00:00:00Z"/>
        </w:rPr>
      </w:pPr>
      <w:ins w:id="118" w:author="Yuyong Kim" w:date="2026-05-10T00:00:00Z">
        <w:r>
          <w:t xml:space="preserve">For a vessel with a remaining life of 40.2 years (SA-516-70, 1.891 MPa, 241.9 °C), the engine recommends a 10-year inspection interval per API 510. The KOSHA RAG layer retrieves C-C-23-2026 (Technical Regulation for Equipment Reliability via Risk-Based Inspection) and B-M-18-2026 (Technical Regulation for Piping Life Management), identifying the trigger conditions under which a mandatory RBI review must be initiated under the Korean PSM framework. Why this matters: API 510’s calendar-based interval can be longer than the KOSHA RBI trigger-driven interval; following only API 510 leaves an under-inspection gap.</w:t>
        </w:r>
      </w:ins>
    </w:p>
    <w:bookmarkEnd w:id="45"/>
    <w:bookmarkStart w:id="46" w:name="X915aea58546e41a81ecfb4d3fdd6349285e9562"/>
    <w:p>
      <w:pPr>
        <w:pStyle w:val="Heading4"/>
      </w:pPr>
      <w:r>
        <w:t xml:space="preserve">Case 3 — Piping Corrosion Compliance (PIP-GOLD-047)</w:t>
      </w:r>
    </w:p>
    <w:p>
      <w:pPr>
        <w:pStyle w:val="FirstParagraph"/>
        <w:rPr>
          <w:ins w:id="121" w:author="Yuyong Kim" w:date="2026-05-10T00:00:00Z"/>
        </w:rPr>
      </w:pPr>
      <w:ins w:id="120" w:author="Yuyong Kim" w:date="2026-05-10T00:00:00Z">
        <w:r>
          <w:t xml:space="preserve">For an SA-106 Gr.B carbon-steel line in sour-chloride service (7.804 MPa, 196 °C, 200 ppm Cl⁻), the engine reports a remaining life of 14.0 years with no red flags raised. The KOSHA RAG layer retrieves, in ranked order, B-M-18-2026, Article 256 of the Rules on Occupational Safety and Health Standards (산업안전보건기준에 관한 규칙 — Corrosion Prevention Provision), and C-C-75-2026 (Technical Regulation for Corrosion Risk Assessment of Chemical Equipment).</w:t>
        </w:r>
      </w:ins>
    </w:p>
    <w:p>
      <w:pPr>
        <w:pStyle w:val="BodyText"/>
        <w:rPr>
          <w:ins w:id="123" w:author="Yuyong Kim" w:date="2026-05-10T00:00:00Z"/>
        </w:rPr>
      </w:pPr>
      <w:ins w:id="122" w:author="Yuyong Kim" w:date="2026-05-10T00:00:00Z">
        <w:r>
          <w:t xml:space="preserve">Article 256 reads (verbatim, with the Korean original preserved):</w:t>
        </w:r>
      </w:ins>
    </w:p>
    <w:p>
      <w:pPr>
        <w:pStyle w:val="BlockText"/>
        <w:rPr>
          <w:ins w:id="125" w:author="Yuyong Kim" w:date="2026-05-10T00:00:00Z"/>
        </w:rPr>
      </w:pPr>
      <w:ins w:id="124" w:author="Yuyong Kim" w:date="2026-05-10T00:00:00Z">
        <w:r>
          <w:t xml:space="preserve">제256조(부식 방지) 사업주는 부식성 액체에 의하여 부식될 우려가 있는 부분의 부식을 방지하기 위하여 보온재로 피복하는 등 부식을 방지하기 위한 조치를 하여야 한다.</w:t>
        </w:r>
      </w:ins>
    </w:p>
    <w:p>
      <w:pPr>
        <w:pStyle w:val="BlockText"/>
        <w:rPr>
          <w:ins w:id="127" w:author="Yuyong Kim" w:date="2026-05-10T00:00:00Z"/>
        </w:rPr>
      </w:pPr>
      <w:ins w:id="126" w:author="Yuyong Kim" w:date="2026-05-10T00:00:00Z">
        <w:r>
          <w:rPr>
            <w:i/>
            <w:iCs/>
          </w:rPr>
          <w:t xml:space="preserve">English working translation: Article 256 (Corrosion Prevention). The employer shall take measures to prevent corrosion — including, but not limited to, application of insulation/coating — at parts liable to corrosion by corrosive liquids.</w:t>
        </w:r>
      </w:ins>
    </w:p>
    <w:p>
      <w:pPr>
        <w:pStyle w:val="FirstParagraph"/>
        <w:rPr>
          <w:ins w:id="129" w:author="Yuyong Kim" w:date="2026-05-10T00:00:00Z"/>
        </w:rPr>
      </w:pPr>
      <w:ins w:id="128" w:author="Yuyong Kim" w:date="2026-05-10T00:00:00Z">
        <w:r>
          <w:t xml:space="preserve">The text shown above matches the body indexed in the system’s SQLite FTS5 store (datasets/kosha_rag/kosha_local_rag.utf8.sqlite3); the indexed bodies are stored as correct UTF-8 (full-corpus encoding scan reported zero mojibake across 197,124 string fields, see outputs/kosha_encoding_diagnosis.md).</w:t>
        </w:r>
      </w:ins>
    </w:p>
    <w:p>
      <w:pPr>
        <w:pStyle w:val="BodyText"/>
        <w:rPr>
          <w:ins w:id="131" w:author="Yuyong Kim" w:date="2026-05-10T00:00:00Z"/>
        </w:rPr>
      </w:pPr>
      <w:ins w:id="130" w:author="Yuyong Kim" w:date="2026-05-10T00:00:00Z">
        <w:r>
          <w:t xml:space="preserve">The provision is mandatory under the Act. The linkage from calculation context to the obligation is: 200 ppm Cl⁻ + sour service + carbon steel → recognised corrosion-aggressive condition → Article 256 corrosion-prevention measures shall be in place. ASME B31.3 and API 570 calculations are silent on this obligation; they do not require a corrosion-prevention plan as a function of fluid chemistry. The system therefore detects a regulatory obligation that is structurally invisible to international-code-only calculation workflows — a concrete instance of the jurisdiction compliance gap defined in §7.</w:t>
        </w:r>
      </w:ins>
    </w:p>
    <w:p>
      <w:pPr>
        <w:pStyle w:val="BodyText"/>
        <w:rPr>
          <w:ins w:id="133" w:author="Yuyong Kim" w:date="2026-05-10T00:00:00Z"/>
        </w:rPr>
      </w:pPr>
      <w:ins w:id="132" w:author="Yuyong Kim" w:date="2026-05-10T00:00:00Z">
        <w:r>
          <w:rPr>
            <w:b/>
            <w:bCs/>
          </w:rPr>
          <w:t xml:space="preserve">Table 4. KOSHA RAG Incremental Coverage Summary</w:t>
        </w:r>
      </w:ins>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Case</w:t>
            </w:r>
          </w:p>
        </w:tc>
        <w:tc>
          <w:tcPr/>
          <w:p>
            <w:pPr>
              <w:pStyle w:val="Compact"/>
            </w:pPr>
            <w:r>
              <w:t xml:space="preserve">Discipline</w:t>
            </w:r>
          </w:p>
        </w:tc>
        <w:tc>
          <w:tcPr/>
          <w:p>
            <w:pPr>
              <w:pStyle w:val="Compact"/>
            </w:pPr>
            <w:r>
              <w:t xml:space="preserve">Calc. Result</w:t>
            </w:r>
          </w:p>
        </w:tc>
        <w:tc>
          <w:tcPr/>
          <w:p>
            <w:pPr>
              <w:pStyle w:val="Compact"/>
            </w:pPr>
            <w:r>
              <w:t xml:space="preserve">Red Flags</w:t>
            </w:r>
          </w:p>
        </w:tc>
        <w:tc>
          <w:tcPr/>
          <w:p>
            <w:pPr>
              <w:pStyle w:val="Compact"/>
            </w:pPr>
            <w:r>
              <w:t xml:space="preserve">Top KOSHA RAG Retrieval</w:t>
            </w:r>
          </w:p>
        </w:tc>
      </w:tr>
      <w:tr>
        <w:tc>
          <w:tcPr/>
          <w:p>
            <w:pPr>
              <w:pStyle w:val="Compact"/>
            </w:pPr>
            <w:r>
              <w:t xml:space="preserve">VES-GOLD-001</w:t>
            </w:r>
          </w:p>
        </w:tc>
        <w:tc>
          <w:tcPr/>
          <w:p>
            <w:pPr>
              <w:pStyle w:val="Compact"/>
            </w:pPr>
            <w:r>
              <w:t xml:space="preserve">Vessel</w:t>
            </w:r>
          </w:p>
        </w:tc>
        <w:tc>
          <w:tcPr/>
          <w:p>
            <w:pPr>
              <w:pStyle w:val="Compact"/>
            </w:pPr>
            <w:r>
              <w:t xml:space="preserve">PASS (RL = 136.3 yr)</w:t>
            </w:r>
          </w:p>
        </w:tc>
        <w:tc>
          <w:tcPr/>
          <w:p>
            <w:pPr>
              <w:pStyle w:val="Compact"/>
            </w:pPr>
            <w:r>
              <w:t xml:space="preserve">None</w:t>
            </w:r>
          </w:p>
        </w:tc>
        <w:tc>
          <w:tcPr/>
          <w:p>
            <w:pPr>
              <w:pStyle w:val="Compact"/>
            </w:pPr>
            <w:r>
              <w:t xml:space="preserve">M-69-2012 (Remaining Life Evaluation)</w:t>
            </w:r>
          </w:p>
        </w:tc>
      </w:tr>
      <w:tr>
        <w:tc>
          <w:tcPr/>
          <w:p>
            <w:pPr>
              <w:pStyle w:val="Compact"/>
            </w:pPr>
            <w:r>
              <w:t xml:space="preserve">VES-GOLD-009</w:t>
            </w:r>
          </w:p>
        </w:tc>
        <w:tc>
          <w:tcPr/>
          <w:p>
            <w:pPr>
              <w:pStyle w:val="Compact"/>
            </w:pPr>
            <w:r>
              <w:t xml:space="preserve">Vessel</w:t>
            </w:r>
          </w:p>
        </w:tc>
        <w:tc>
          <w:tcPr/>
          <w:p>
            <w:pPr>
              <w:pStyle w:val="Compact"/>
            </w:pPr>
            <w:r>
              <w:t xml:space="preserve">PASS (RL = 40.2 yr)</w:t>
            </w:r>
          </w:p>
        </w:tc>
        <w:tc>
          <w:tcPr/>
          <w:p>
            <w:pPr>
              <w:pStyle w:val="Compact"/>
            </w:pPr>
            <w:r>
              <w:t xml:space="preserve">None</w:t>
            </w:r>
          </w:p>
        </w:tc>
        <w:tc>
          <w:tcPr/>
          <w:p>
            <w:pPr>
              <w:pStyle w:val="Compact"/>
            </w:pPr>
            <w:r>
              <w:t xml:space="preserve">C-C-23-2026 (RBI), B-M-18-2026</w:t>
            </w:r>
          </w:p>
        </w:tc>
      </w:tr>
      <w:tr>
        <w:tc>
          <w:tcPr/>
          <w:p>
            <w:pPr>
              <w:pStyle w:val="Compact"/>
            </w:pPr>
            <w:r>
              <w:t xml:space="preserve">PIP-GOLD-047</w:t>
            </w:r>
          </w:p>
        </w:tc>
        <w:tc>
          <w:tcPr/>
          <w:p>
            <w:pPr>
              <w:pStyle w:val="Compact"/>
            </w:pPr>
            <w:r>
              <w:t xml:space="preserve">Piping</w:t>
            </w:r>
          </w:p>
        </w:tc>
        <w:tc>
          <w:tcPr/>
          <w:p>
            <w:pPr>
              <w:pStyle w:val="Compact"/>
            </w:pPr>
            <w:r>
              <w:t xml:space="preserve">PASS (RL = 14.0 yr)</w:t>
            </w:r>
          </w:p>
        </w:tc>
        <w:tc>
          <w:tcPr/>
          <w:p>
            <w:pPr>
              <w:pStyle w:val="Compact"/>
            </w:pPr>
            <w:r>
              <w:t xml:space="preserve">None</w:t>
            </w:r>
          </w:p>
        </w:tc>
        <w:tc>
          <w:tcPr/>
          <w:p>
            <w:pPr>
              <w:pStyle w:val="Compact"/>
            </w:pPr>
            <w:r>
              <w:t xml:space="preserve">B-M-18-2026, Art. 256, C-C-75-2026</w:t>
            </w:r>
          </w:p>
        </w:tc>
      </w:tr>
    </w:tbl>
    <w:p>
      <w:pPr>
        <w:pStyle w:val="BodyText"/>
        <w:rPr>
          <w:ins w:id="135" w:author="Yuyong Kim" w:date="2026-05-10T00:00:00Z"/>
        </w:rPr>
      </w:pPr>
      <w:ins w:id="134" w:author="Yuyong Kim" w:date="2026-05-10T00:00:00Z">
        <w:r>
          <w:rPr>
            <w:b/>
            <w:bCs/>
          </w:rPr>
          <w:t xml:space="preserve">Table 5. KOSHA Citation Quality and Regulatory Class</w:t>
        </w:r>
      </w:ins>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Source Type</w:t>
            </w:r>
          </w:p>
        </w:tc>
        <w:tc>
          <w:tcPr/>
          <w:p>
            <w:pPr>
              <w:pStyle w:val="Compact"/>
            </w:pPr>
            <w:r>
              <w:t xml:space="preserve">Reference</w:t>
            </w:r>
          </w:p>
        </w:tc>
        <w:tc>
          <w:tcPr/>
          <w:p>
            <w:pPr>
              <w:pStyle w:val="Compact"/>
            </w:pPr>
            <w:r>
              <w:t xml:space="preserve">Title</w:t>
            </w:r>
          </w:p>
        </w:tc>
        <w:tc>
          <w:tcPr/>
          <w:p>
            <w:pPr>
              <w:pStyle w:val="Compact"/>
            </w:pPr>
            <w:r>
              <w:t xml:space="preserve">Regulatory class</w:t>
            </w:r>
          </w:p>
        </w:tc>
        <w:tc>
          <w:tcPr/>
          <w:p>
            <w:pPr>
              <w:pStyle w:val="Compact"/>
            </w:pPr>
            <w:r>
              <w:t xml:space="preserve">Triggered by</w:t>
            </w:r>
          </w:p>
        </w:tc>
      </w:tr>
      <w:tr>
        <w:tc>
          <w:tcPr/>
          <w:p>
            <w:pPr>
              <w:pStyle w:val="Compact"/>
            </w:pPr>
            <w:r>
              <w:t xml:space="preserve">KOSHA Guide</w:t>
            </w:r>
          </w:p>
        </w:tc>
        <w:tc>
          <w:tcPr/>
          <w:p>
            <w:pPr>
              <w:pStyle w:val="Compact"/>
            </w:pPr>
            <w:r>
              <w:t xml:space="preserve">M-69-2012</w:t>
            </w:r>
          </w:p>
        </w:tc>
        <w:tc>
          <w:tcPr/>
          <w:p>
            <w:pPr>
              <w:pStyle w:val="Compact"/>
            </w:pPr>
            <w:r>
              <w:t xml:space="preserve">Technical Guideline for Remaining Life Assessment of Pressure Vessels</w:t>
            </w:r>
          </w:p>
        </w:tc>
        <w:tc>
          <w:tcPr/>
          <w:p>
            <w:pPr>
              <w:pStyle w:val="Compact"/>
            </w:pPr>
            <w:r>
              <w:t xml:space="preserve">guidance</w:t>
            </w:r>
          </w:p>
        </w:tc>
        <w:tc>
          <w:tcPr/>
          <w:p>
            <w:pPr>
              <w:pStyle w:val="Compact"/>
            </w:pPr>
            <w:r>
              <w:t xml:space="preserve">Vessel remaining-life context</w:t>
            </w:r>
          </w:p>
        </w:tc>
      </w:tr>
      <w:tr>
        <w:tc>
          <w:tcPr/>
          <w:p>
            <w:pPr>
              <w:pStyle w:val="Compact"/>
            </w:pPr>
            <w:r>
              <w:t xml:space="preserve">KOSHA Guide</w:t>
            </w:r>
          </w:p>
        </w:tc>
        <w:tc>
          <w:tcPr/>
          <w:p>
            <w:pPr>
              <w:pStyle w:val="Compact"/>
            </w:pPr>
            <w:r>
              <w:t xml:space="preserve">C-C-23-2026</w:t>
            </w:r>
          </w:p>
        </w:tc>
        <w:tc>
          <w:tcPr/>
          <w:p>
            <w:pPr>
              <w:pStyle w:val="Compact"/>
            </w:pPr>
            <w:r>
              <w:t xml:space="preserve">Technical Regulation for Equipment Reliability via RBI</w:t>
            </w:r>
          </w:p>
        </w:tc>
        <w:tc>
          <w:tcPr/>
          <w:p>
            <w:pPr>
              <w:pStyle w:val="Compact"/>
            </w:pPr>
            <w:r>
              <w:t xml:space="preserve">guidance</w:t>
            </w:r>
          </w:p>
        </w:tc>
        <w:tc>
          <w:tcPr/>
          <w:p>
            <w:pPr>
              <w:pStyle w:val="Compact"/>
            </w:pPr>
            <w:r>
              <w:t xml:space="preserve">Short RL + corrosion rate</w:t>
            </w:r>
          </w:p>
        </w:tc>
      </w:tr>
      <w:tr>
        <w:tc>
          <w:tcPr/>
          <w:p>
            <w:pPr>
              <w:pStyle w:val="Compact"/>
            </w:pPr>
            <w:r>
              <w:t xml:space="preserve">KOSHA Guide</w:t>
            </w:r>
          </w:p>
        </w:tc>
        <w:tc>
          <w:tcPr/>
          <w:p>
            <w:pPr>
              <w:pStyle w:val="Compact"/>
            </w:pPr>
            <w:r>
              <w:t xml:space="preserve">B-M-18-2026</w:t>
            </w:r>
          </w:p>
        </w:tc>
        <w:tc>
          <w:tcPr/>
          <w:p>
            <w:pPr>
              <w:pStyle w:val="Compact"/>
            </w:pPr>
            <w:r>
              <w:t xml:space="preserve">Technical Regulation for Piping Life Management</w:t>
            </w:r>
          </w:p>
        </w:tc>
        <w:tc>
          <w:tcPr/>
          <w:p>
            <w:pPr>
              <w:pStyle w:val="Compact"/>
            </w:pPr>
            <w:r>
              <w:t xml:space="preserve">guidance</w:t>
            </w:r>
          </w:p>
        </w:tc>
        <w:tc>
          <w:tcPr/>
          <w:p>
            <w:pPr>
              <w:pStyle w:val="Compact"/>
            </w:pPr>
            <w:r>
              <w:t xml:space="preserve">High CR + sour service</w:t>
            </w:r>
          </w:p>
        </w:tc>
      </w:tr>
      <w:tr>
        <w:tc>
          <w:tcPr/>
          <w:p>
            <w:pPr>
              <w:pStyle w:val="Compact"/>
            </w:pPr>
            <w:r>
              <w:t xml:space="preserve">Korean Rule</w:t>
            </w:r>
          </w:p>
        </w:tc>
        <w:tc>
          <w:tcPr/>
          <w:p>
            <w:pPr>
              <w:pStyle w:val="Compact"/>
            </w:pPr>
            <w:r>
              <w:t xml:space="preserve">Article 256</w:t>
            </w:r>
          </w:p>
        </w:tc>
        <w:tc>
          <w:tcPr/>
          <w:p>
            <w:pPr>
              <w:pStyle w:val="Compact"/>
            </w:pPr>
            <w:r>
              <w:t xml:space="preserve">Rules on Occupational Safety and Health Standards (</w:t>
            </w:r>
            <w:r>
              <w:rPr>
                <w:rStyle w:val="VerbatimChar"/>
              </w:rPr>
              <w:t xml:space="preserve">산업안전보건기준에 관한 규칙</w:t>
            </w:r>
            <w:r>
              <w:t xml:space="preserve">)</w:t>
            </w:r>
          </w:p>
        </w:tc>
        <w:tc>
          <w:tcPr/>
          <w:p>
            <w:pPr>
              <w:pStyle w:val="Compact"/>
            </w:pPr>
            <w:r>
              <w:rPr>
                <w:b/>
                <w:bCs/>
              </w:rPr>
              <w:t xml:space="preserve">mandatory</w:t>
            </w:r>
          </w:p>
        </w:tc>
        <w:tc>
          <w:tcPr/>
          <w:p>
            <w:pPr>
              <w:pStyle w:val="Compact"/>
            </w:pPr>
            <w:r>
              <w:t xml:space="preserve">Chloride + sour + carbon steel</w:t>
            </w:r>
          </w:p>
        </w:tc>
      </w:tr>
      <w:tr>
        <w:tc>
          <w:tcPr/>
          <w:p>
            <w:pPr>
              <w:pStyle w:val="Compact"/>
            </w:pPr>
            <w:r>
              <w:t xml:space="preserve">KOSHA Guide</w:t>
            </w:r>
          </w:p>
        </w:tc>
        <w:tc>
          <w:tcPr/>
          <w:p>
            <w:pPr>
              <w:pStyle w:val="Compact"/>
            </w:pPr>
            <w:r>
              <w:t xml:space="preserve">C-C-75-2026</w:t>
            </w:r>
          </w:p>
        </w:tc>
        <w:tc>
          <w:tcPr/>
          <w:p>
            <w:pPr>
              <w:pStyle w:val="Compact"/>
            </w:pPr>
            <w:r>
              <w:t xml:space="preserve">Technical Regulation for Corrosion Risk Assessment</w:t>
            </w:r>
          </w:p>
        </w:tc>
        <w:tc>
          <w:tcPr/>
          <w:p>
            <w:pPr>
              <w:pStyle w:val="Compact"/>
            </w:pPr>
            <w:r>
              <w:t xml:space="preserve">guidance</w:t>
            </w:r>
          </w:p>
        </w:tc>
        <w:tc>
          <w:tcPr/>
          <w:p>
            <w:pPr>
              <w:pStyle w:val="Compact"/>
            </w:pPr>
            <w:r>
              <w:t xml:space="preserve">CR exceeds threshold</w:t>
            </w:r>
          </w:p>
        </w:tc>
      </w:tr>
    </w:tbl>
    <w:bookmarkEnd w:id="46"/>
    <w:bookmarkEnd w:id="47"/>
    <w:bookmarkStart w:id="51" w:name="curated-retrieval-benchmark-rq2"/>
    <w:p>
      <w:pPr>
        <w:pStyle w:val="Heading3"/>
      </w:pPr>
      <w:r>
        <w:t xml:space="preserve">6.5 Curated Retrieval Benchmark (RQ2)</w:t>
      </w:r>
    </w:p>
    <w:p>
      <w:pPr>
        <w:pStyle w:val="FirstParagraph"/>
        <w:rPr>
          <w:ins w:id="137" w:author="Yuyong Kim" w:date="2026-05-10T00:00:00Z"/>
        </w:rPr>
      </w:pPr>
      <w:ins w:id="136" w:author="Yuyong Kim" w:date="2026-05-10T00:00:00Z">
        <w:r>
          <w:t xml:space="preserve">To quantify the retrieval effect of synonym-aware regulatory search, we constructed a 50-query curated benchmark organised as five regulatory target groups × ten queries per group, totalling 50 queries (datasets/kosha_rag/rag_eval_queries.json). Each query group corresponds to one of the five high-priority regulatory targets exercised by the case studies: M-69-2012, C-C-23-2026, B-M-18-2026, C-C-75-2026, and Article 256. Within a group, the ten queries vary phrasing (Korean / English / abbreviation / full phrase / domain-jargon paraphrase) so the benchmark measures retrieval-quality variance across query formulations rather than breadth of regulatory coverage. The curation policy and full query set are released in the dataset folder for independent inspection.</w:t>
        </w:r>
      </w:ins>
    </w:p>
    <w:p>
      <w:pPr>
        <w:pStyle w:val="BodyText"/>
        <w:rPr>
          <w:ins w:id="139" w:author="Yuyong Kim" w:date="2026-05-10T00:00:00Z"/>
        </w:rPr>
      </w:pPr>
      <w:ins w:id="138" w:author="Yuyong Kim" w:date="2026-05-10T00:00:00Z">
        <w:r>
          <w:rPr>
            <w:b/>
            <w:bCs/>
          </w:rPr>
          <w:t xml:space="preserve">Sample size justification. Five groups were chosen because they cover all three KOSHA value-add patterns demonstrated by the case studies (remaining-life documentation, RBI trigger, corrosion prevention). Ten queries per group is the minimum that supports a Recall@K spread analysis without saturating the available distinct paraphrasings of the underlying regulatory target; with fewer than ten, the variance estimate becomes dominated by noise. We report group-level metrics in addition to the overall mean so that group-specific weaknesses are visible.</w:t>
        </w:r>
      </w:ins>
    </w:p>
    <w:p>
      <w:pPr>
        <w:pStyle w:val="BodyText"/>
        <w:rPr>
          <w:ins w:id="141" w:author="Yuyong Kim" w:date="2026-05-10T00:00:00Z"/>
        </w:rPr>
      </w:pPr>
      <w:ins w:id="140" w:author="Yuyong Kim" w:date="2026-05-10T00:00:00Z">
        <w:r>
          <w:rPr>
            <w:b/>
            <w:bCs/>
          </w:rPr>
          <w:t xml:space="preserve">Query-generation independence — known limitation. The 50 queries were authored by the same person who designed the system. To mitigate the obvious bias risk, we (a) constrained query construction to plausible engineering paraphrasings drawn from KOSHA technical guideline titles and from established Korean engineering vocabulary rather than from the system’s internal synonym list, (b) released the full query set under datasets/kosha_rag/rag_eval_queries.json for independent inspection, and (c) report a retrieval-failure inventory (Appendix B.4) tagging every K=5 miss with one of two diagnosis categories — six of seven failures fall in paraphrase_too_loose, which is exactly the failure mode that an independently authored query set would also expose. Independent query-set authorship by a disjoint annotator pool is a documented future-work item (§8 Limitation 7).</w:t>
        </w:r>
      </w:ins>
    </w:p>
    <w:p>
      <w:pPr>
        <w:pStyle w:val="BodyText"/>
        <w:rPr>
          <w:ins w:id="143" w:author="Yuyong Kim" w:date="2026-05-10T00:00:00Z"/>
        </w:rPr>
      </w:pPr>
      <w:ins w:id="142" w:author="Yuyong Kim" w:date="2026-05-10T00:00:00Z">
        <w:r>
          <w:rPr>
            <w:b/>
            <w:bCs/>
          </w:rPr>
          <w:t xml:space="preserve">Table 6. KOSHA RAG Retrieval Benchmark — Overall (paired-bootstrap 95% CIs from outputs/rag_bootstrap_ci_report.md, n=50, 1000 resamples, seed = 20260508)</w:t>
        </w:r>
      </w:ins>
    </w:p>
    <w:tbl>
      <w:tblPr>
        <w:tblStyle w:val="Table"/>
        <w:tblW w:type="pct" w:w="5000"/>
        <w:tblLayout w:type="fixed"/>
        <w:tblLook w:firstRow="1" w:lastRow="0" w:firstColumn="0" w:lastColumn="0" w:noHBand="0" w:noVBand="0" w:val="0020"/>
      </w:tblPr>
      <w:tblGrid>
        <w:gridCol w:w="990"/>
        <w:gridCol w:w="1320"/>
        <w:gridCol w:w="1320"/>
        <w:gridCol w:w="1320"/>
        <w:gridCol w:w="1320"/>
        <w:gridCol w:w="1650"/>
      </w:tblGrid>
      <w:tr>
        <w:trPr>
          <w:tblHeader w:val="on"/>
        </w:trPr>
        <w:tc>
          <w:tcPr/>
          <w:p>
            <w:pPr>
              <w:pStyle w:val="Compact"/>
            </w:pPr>
            <w:r>
              <w:t xml:space="preserve">Metric</w:t>
            </w:r>
          </w:p>
        </w:tc>
        <w:tc>
          <w:tcPr/>
          <w:p>
            <w:pPr>
              <w:pStyle w:val="Compact"/>
              <w:jc w:val="right"/>
            </w:pPr>
            <w:r>
              <w:t xml:space="preserve">Plain FTS</w:t>
            </w:r>
          </w:p>
        </w:tc>
        <w:tc>
          <w:tcPr/>
          <w:p>
            <w:pPr>
              <w:pStyle w:val="Compact"/>
              <w:jc w:val="right"/>
            </w:pPr>
            <w:r>
              <w:t xml:space="preserve">Enhanced FTS</w:t>
            </w:r>
          </w:p>
        </w:tc>
        <w:tc>
          <w:tcPr/>
          <w:p>
            <w:pPr>
              <w:pStyle w:val="Compact"/>
              <w:jc w:val="right"/>
            </w:pPr>
            <w:r>
              <w:t xml:space="preserve">Absolute Delta</w:t>
            </w:r>
          </w:p>
        </w:tc>
        <w:tc>
          <w:tcPr/>
          <w:p>
            <w:pPr>
              <w:pStyle w:val="Compact"/>
              <w:jc w:val="right"/>
            </w:pPr>
            <w:r>
              <w:t xml:space="preserve">Paired CI [2.5%, 97.5%]</w:t>
            </w:r>
          </w:p>
        </w:tc>
        <w:tc>
          <w:tcPr/>
          <w:p>
            <w:pPr>
              <w:pStyle w:val="Compact"/>
              <w:jc w:val="center"/>
            </w:pPr>
            <w:r>
              <w:t xml:space="preserve">Includes 0?</w:t>
            </w:r>
          </w:p>
        </w:tc>
      </w:tr>
      <w:tr>
        <w:tc>
          <w:tcPr/>
          <w:p>
            <w:pPr>
              <w:pStyle w:val="Compact"/>
            </w:pPr>
            <w:r>
              <w:t xml:space="preserve">Recall@1</w:t>
            </w:r>
          </w:p>
        </w:tc>
        <w:tc>
          <w:tcPr/>
          <w:p>
            <w:pPr>
              <w:pStyle w:val="Compact"/>
              <w:jc w:val="right"/>
            </w:pPr>
            <w:r>
              <w:t xml:space="preserve">0.4400</w:t>
            </w:r>
          </w:p>
        </w:tc>
        <w:tc>
          <w:tcPr/>
          <w:p>
            <w:pPr>
              <w:pStyle w:val="Compact"/>
              <w:jc w:val="right"/>
            </w:pPr>
            <w:r>
              <w:t xml:space="preserve">0.7400</w:t>
            </w:r>
          </w:p>
        </w:tc>
        <w:tc>
          <w:tcPr/>
          <w:p>
            <w:pPr>
              <w:pStyle w:val="Compact"/>
              <w:jc w:val="right"/>
            </w:pPr>
            <w:r>
              <w:t xml:space="preserve">+0.3000</w:t>
            </w:r>
          </w:p>
        </w:tc>
        <w:tc>
          <w:tcPr/>
          <w:p>
            <w:pPr>
              <w:pStyle w:val="Compact"/>
              <w:jc w:val="right"/>
            </w:pPr>
            <w:r>
              <w:t xml:space="preserve">[+0.14, +0.48]</w:t>
            </w:r>
          </w:p>
        </w:tc>
        <w:tc>
          <w:tcPr/>
          <w:p>
            <w:pPr>
              <w:pStyle w:val="Compact"/>
              <w:jc w:val="center"/>
            </w:pPr>
            <w:r>
              <w:t xml:space="preserve">No ✅</w:t>
            </w:r>
          </w:p>
        </w:tc>
      </w:tr>
      <w:tr>
        <w:tc>
          <w:tcPr/>
          <w:p>
            <w:pPr>
              <w:pStyle w:val="Compact"/>
            </w:pPr>
            <w:r>
              <w:t xml:space="preserve">Recall@3</w:t>
            </w:r>
          </w:p>
        </w:tc>
        <w:tc>
          <w:tcPr/>
          <w:p>
            <w:pPr>
              <w:pStyle w:val="Compact"/>
              <w:jc w:val="right"/>
            </w:pPr>
            <w:r>
              <w:t xml:space="preserve">0.7400</w:t>
            </w:r>
          </w:p>
        </w:tc>
        <w:tc>
          <w:tcPr/>
          <w:p>
            <w:pPr>
              <w:pStyle w:val="Compact"/>
              <w:jc w:val="right"/>
            </w:pPr>
            <w:r>
              <w:t xml:space="preserve">0.8600</w:t>
            </w:r>
          </w:p>
        </w:tc>
        <w:tc>
          <w:tcPr/>
          <w:p>
            <w:pPr>
              <w:pStyle w:val="Compact"/>
              <w:jc w:val="right"/>
            </w:pPr>
            <w:r>
              <w:t xml:space="preserve">+0.1200</w:t>
            </w:r>
          </w:p>
        </w:tc>
        <w:tc>
          <w:tcPr/>
          <w:p>
            <w:pPr>
              <w:pStyle w:val="Compact"/>
              <w:jc w:val="right"/>
            </w:pPr>
            <w:r>
              <w:t xml:space="preserve">[−0.02, +0.26]</w:t>
            </w:r>
          </w:p>
        </w:tc>
        <w:tc>
          <w:tcPr/>
          <w:p>
            <w:pPr>
              <w:pStyle w:val="Compact"/>
              <w:jc w:val="center"/>
            </w:pPr>
            <w:r>
              <w:rPr>
                <w:b/>
                <w:bCs/>
              </w:rPr>
              <w:t xml:space="preserve">Yes</w:t>
            </w:r>
          </w:p>
        </w:tc>
      </w:tr>
      <w:tr>
        <w:tc>
          <w:tcPr/>
          <w:p>
            <w:pPr>
              <w:pStyle w:val="Compact"/>
            </w:pPr>
            <w:r>
              <w:t xml:space="preserve">Recall@5</w:t>
            </w:r>
          </w:p>
        </w:tc>
        <w:tc>
          <w:tcPr/>
          <w:p>
            <w:pPr>
              <w:pStyle w:val="Compact"/>
              <w:jc w:val="right"/>
            </w:pPr>
            <w:r>
              <w:t xml:space="preserve">0.7400</w:t>
            </w:r>
          </w:p>
        </w:tc>
        <w:tc>
          <w:tcPr/>
          <w:p>
            <w:pPr>
              <w:pStyle w:val="Compact"/>
              <w:jc w:val="right"/>
            </w:pPr>
            <w:r>
              <w:t xml:space="preserve">0.8600</w:t>
            </w:r>
          </w:p>
        </w:tc>
        <w:tc>
          <w:tcPr/>
          <w:p>
            <w:pPr>
              <w:pStyle w:val="Compact"/>
              <w:jc w:val="right"/>
            </w:pPr>
            <w:r>
              <w:t xml:space="preserve">+0.1200</w:t>
            </w:r>
          </w:p>
        </w:tc>
        <w:tc>
          <w:tcPr/>
          <w:p>
            <w:pPr>
              <w:pStyle w:val="Compact"/>
              <w:jc w:val="right"/>
            </w:pPr>
            <w:r>
              <w:t xml:space="preserve">[−0.02, +0.26]</w:t>
            </w:r>
          </w:p>
        </w:tc>
        <w:tc>
          <w:tcPr/>
          <w:p>
            <w:pPr>
              <w:pStyle w:val="Compact"/>
              <w:jc w:val="center"/>
            </w:pPr>
            <w:r>
              <w:rPr>
                <w:b/>
                <w:bCs/>
              </w:rPr>
              <w:t xml:space="preserve">Yes</w:t>
            </w:r>
          </w:p>
        </w:tc>
      </w:tr>
      <w:tr>
        <w:tc>
          <w:tcPr/>
          <w:p>
            <w:pPr>
              <w:pStyle w:val="Compact"/>
            </w:pPr>
            <w:r>
              <w:t xml:space="preserve">MRR@10</w:t>
            </w:r>
          </w:p>
        </w:tc>
        <w:tc>
          <w:tcPr/>
          <w:p>
            <w:pPr>
              <w:pStyle w:val="Compact"/>
              <w:jc w:val="right"/>
            </w:pPr>
            <w:r>
              <w:t xml:space="preserve">0.5744</w:t>
            </w:r>
          </w:p>
        </w:tc>
        <w:tc>
          <w:tcPr/>
          <w:p>
            <w:pPr>
              <w:pStyle w:val="Compact"/>
              <w:jc w:val="right"/>
            </w:pPr>
            <w:r>
              <w:t xml:space="preserve">0.7933</w:t>
            </w:r>
          </w:p>
        </w:tc>
        <w:tc>
          <w:tcPr/>
          <w:p>
            <w:pPr>
              <w:pStyle w:val="Compact"/>
              <w:jc w:val="right"/>
            </w:pPr>
            <w:r>
              <w:t xml:space="preserve">+0.2189</w:t>
            </w:r>
          </w:p>
        </w:tc>
        <w:tc>
          <w:tcPr/>
          <w:p>
            <w:pPr>
              <w:pStyle w:val="Compact"/>
              <w:jc w:val="right"/>
            </w:pPr>
            <w:r>
              <w:t xml:space="preserve">[+0.09, +0.35]</w:t>
            </w:r>
          </w:p>
        </w:tc>
        <w:tc>
          <w:tcPr/>
          <w:p>
            <w:pPr>
              <w:pStyle w:val="Compact"/>
              <w:jc w:val="center"/>
            </w:pPr>
            <w:r>
              <w:t xml:space="preserve">No ✅</w:t>
            </w:r>
          </w:p>
        </w:tc>
      </w:tr>
    </w:tbl>
    <w:p>
      <w:pPr>
        <w:pStyle w:val="BodyText"/>
        <w:rPr>
          <w:ins w:id="145" w:author="Yuyong Kim" w:date="2026-05-10T00:00:00Z"/>
        </w:rPr>
      </w:pPr>
      <w:ins w:id="144" w:author="Yuyong Kim" w:date="2026-05-10T00:00:00Z">
        <w:r>
          <w:t xml:space="preserve">The Recall@1 and MRR@10 improvements are statistically distinguishable from zero at the 95% paired-bootstrap level. The Recall@3 and Recall@5 improvements are not statistically distinguishable from zero on this benchmark (lower-bound = −0.02 in both cases) — the point estimates are positive but a benchmark of this size and target distribution cannot rule out chance for K ∈ {3, 5}. The headline retrieval claim of the paper therefore relies on the Recall@1 and MRR@10 improvements; we report Recall@3/Recall@5 for completeness rather than as primary evidence.</w:t>
        </w:r>
      </w:ins>
    </w:p>
    <w:p>
      <w:pPr>
        <w:pStyle w:val="BodyText"/>
        <w:rPr>
          <w:ins w:id="147" w:author="Yuyong Kim" w:date="2026-05-10T00:00:00Z"/>
        </w:rPr>
      </w:pPr>
      <w:ins w:id="146" w:author="Yuyong Kim" w:date="2026-05-10T00:00:00Z">
        <w:r>
          <w:t xml:space="preserve">Extending the recall analysis to K=10 (outputs/rag_retrieval_extended.md) confirms that the Enhanced FTS curve plateaus at 0.8621 from K=3 onward while the Plain FTS curve continues to rise, reaching 0.8012 at K∈{9, 10}. The paired-bootstrap 95% CI on the Enhanced − Plain delta excludes zero only at K∈{1, 2} and includes zero at all K ≥ 3. The Recall@1 and MRR@10 advantages remain the only headline retrieval claims that survive paired-bootstrap scrutiny on this benchmark.</w:t>
        </w:r>
      </w:ins>
    </w:p>
    <w:p>
      <w:pPr>
        <w:pStyle w:val="BodyText"/>
        <w:rPr>
          <w:ins w:id="149" w:author="Yuyong Kim" w:date="2026-05-10T00:00:00Z"/>
        </w:rPr>
      </w:pPr>
      <w:ins w:id="148" w:author="Yuyong Kim" w:date="2026-05-10T00:00:00Z">
        <w:r>
          <w:rPr>
            <w:b/>
            <w:bCs/>
          </w:rPr>
          <w:t xml:space="preserve">Table 6b. KOSHA RAG Retrieval Benchmark — by Regulatory Target Group (Recall@5)</w:t>
        </w:r>
      </w:ins>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Group</w:t>
            </w:r>
          </w:p>
        </w:tc>
        <w:tc>
          <w:tcPr/>
          <w:p>
            <w:pPr>
              <w:pStyle w:val="Compact"/>
              <w:jc w:val="right"/>
            </w:pPr>
            <w:r>
              <w:t xml:space="preserve">Plain R@5</w:t>
            </w:r>
          </w:p>
        </w:tc>
        <w:tc>
          <w:tcPr/>
          <w:p>
            <w:pPr>
              <w:pStyle w:val="Compact"/>
              <w:jc w:val="right"/>
            </w:pPr>
            <w:r>
              <w:t xml:space="preserve">Enhanced R@5</w:t>
            </w:r>
          </w:p>
        </w:tc>
        <w:tc>
          <w:tcPr/>
          <w:p>
            <w:pPr>
              <w:pStyle w:val="Compact"/>
              <w:jc w:val="right"/>
            </w:pPr>
            <w:r>
              <w:t xml:space="preserve">Delta</w:t>
            </w:r>
          </w:p>
        </w:tc>
      </w:tr>
      <w:tr>
        <w:tc>
          <w:tcPr/>
          <w:p>
            <w:pPr>
              <w:pStyle w:val="Compact"/>
            </w:pPr>
            <w:r>
              <w:t xml:space="preserve">M-69 remaining life</w:t>
            </w:r>
          </w:p>
        </w:tc>
        <w:tc>
          <w:tcPr/>
          <w:p>
            <w:pPr>
              <w:pStyle w:val="Compact"/>
              <w:jc w:val="right"/>
            </w:pPr>
            <w:r>
              <w:t xml:space="preserve">0.9000</w:t>
            </w:r>
          </w:p>
        </w:tc>
        <w:tc>
          <w:tcPr/>
          <w:p>
            <w:pPr>
              <w:pStyle w:val="Compact"/>
              <w:jc w:val="right"/>
            </w:pPr>
            <w:r>
              <w:t xml:space="preserve">1.0000</w:t>
            </w:r>
          </w:p>
        </w:tc>
        <w:tc>
          <w:tcPr/>
          <w:p>
            <w:pPr>
              <w:pStyle w:val="Compact"/>
              <w:jc w:val="right"/>
            </w:pPr>
            <w:r>
              <w:t xml:space="preserve">+0.1000</w:t>
            </w:r>
          </w:p>
        </w:tc>
      </w:tr>
      <w:tr>
        <w:tc>
          <w:tcPr/>
          <w:p>
            <w:pPr>
              <w:pStyle w:val="Compact"/>
            </w:pPr>
            <w:r>
              <w:t xml:space="preserve">C-C-23 RBI</w:t>
            </w:r>
          </w:p>
        </w:tc>
        <w:tc>
          <w:tcPr/>
          <w:p>
            <w:pPr>
              <w:pStyle w:val="Compact"/>
              <w:jc w:val="right"/>
            </w:pPr>
            <w:r>
              <w:t xml:space="preserve">0.9000</w:t>
            </w:r>
          </w:p>
        </w:tc>
        <w:tc>
          <w:tcPr/>
          <w:p>
            <w:pPr>
              <w:pStyle w:val="Compact"/>
              <w:jc w:val="right"/>
            </w:pPr>
            <w:r>
              <w:t xml:space="preserve">0.9000</w:t>
            </w:r>
          </w:p>
        </w:tc>
        <w:tc>
          <w:tcPr/>
          <w:p>
            <w:pPr>
              <w:pStyle w:val="Compact"/>
              <w:jc w:val="right"/>
            </w:pPr>
            <w:r>
              <w:t xml:space="preserve">+0.0000</w:t>
            </w:r>
          </w:p>
        </w:tc>
      </w:tr>
      <w:tr>
        <w:tc>
          <w:tcPr/>
          <w:p>
            <w:pPr>
              <w:pStyle w:val="Compact"/>
            </w:pPr>
            <w:r>
              <w:t xml:space="preserve">B-M-18 piping life</w:t>
            </w:r>
          </w:p>
        </w:tc>
        <w:tc>
          <w:tcPr/>
          <w:p>
            <w:pPr>
              <w:pStyle w:val="Compact"/>
              <w:jc w:val="right"/>
            </w:pPr>
            <w:r>
              <w:t xml:space="preserve">0.6000</w:t>
            </w:r>
          </w:p>
        </w:tc>
        <w:tc>
          <w:tcPr/>
          <w:p>
            <w:pPr>
              <w:pStyle w:val="Compact"/>
              <w:jc w:val="right"/>
            </w:pPr>
            <w:r>
              <w:t xml:space="preserve">0.8000</w:t>
            </w:r>
          </w:p>
        </w:tc>
        <w:tc>
          <w:tcPr/>
          <w:p>
            <w:pPr>
              <w:pStyle w:val="Compact"/>
              <w:jc w:val="right"/>
            </w:pPr>
            <w:r>
              <w:t xml:space="preserve">+0.2000</w:t>
            </w:r>
          </w:p>
        </w:tc>
      </w:tr>
      <w:tr>
        <w:tc>
          <w:tcPr/>
          <w:p>
            <w:pPr>
              <w:pStyle w:val="Compact"/>
            </w:pPr>
            <w:r>
              <w:t xml:space="preserve">C-C-75 corrosion risk</w:t>
            </w:r>
          </w:p>
        </w:tc>
        <w:tc>
          <w:tcPr/>
          <w:p>
            <w:pPr>
              <w:pStyle w:val="Compact"/>
              <w:jc w:val="right"/>
            </w:pPr>
            <w:r>
              <w:t xml:space="preserve">0.8000</w:t>
            </w:r>
          </w:p>
        </w:tc>
        <w:tc>
          <w:tcPr/>
          <w:p>
            <w:pPr>
              <w:pStyle w:val="Compact"/>
              <w:jc w:val="right"/>
            </w:pPr>
            <w:r>
              <w:t xml:space="preserve">0.9000</w:t>
            </w:r>
          </w:p>
        </w:tc>
        <w:tc>
          <w:tcPr/>
          <w:p>
            <w:pPr>
              <w:pStyle w:val="Compact"/>
              <w:jc w:val="right"/>
            </w:pPr>
            <w:r>
              <w:t xml:space="preserve">+0.1000</w:t>
            </w:r>
          </w:p>
        </w:tc>
      </w:tr>
      <w:tr>
        <w:tc>
          <w:tcPr/>
          <w:p>
            <w:pPr>
              <w:pStyle w:val="Compact"/>
            </w:pPr>
            <w:r>
              <w:t xml:space="preserve">Article 256 corrosion prevention</w:t>
            </w:r>
          </w:p>
        </w:tc>
        <w:tc>
          <w:tcPr/>
          <w:p>
            <w:pPr>
              <w:pStyle w:val="Compact"/>
              <w:jc w:val="right"/>
            </w:pPr>
            <w:r>
              <w:t xml:space="preserve">0.5000</w:t>
            </w:r>
          </w:p>
        </w:tc>
        <w:tc>
          <w:tcPr/>
          <w:p>
            <w:pPr>
              <w:pStyle w:val="Compact"/>
              <w:jc w:val="right"/>
            </w:pPr>
            <w:r>
              <w:t xml:space="preserve">0.7000</w:t>
            </w:r>
          </w:p>
        </w:tc>
        <w:tc>
          <w:tcPr/>
          <w:p>
            <w:pPr>
              <w:pStyle w:val="Compact"/>
              <w:jc w:val="right"/>
            </w:pPr>
            <w:r>
              <w:t xml:space="preserve">+0.2000</w:t>
            </w:r>
          </w:p>
        </w:tc>
      </w:tr>
    </w:tbl>
    <w:p>
      <w:pPr>
        <w:pStyle w:val="BodyText"/>
        <w:rPr>
          <w:ins w:id="151" w:author="Yuyong Kim" w:date="2026-05-10T00:00:00Z"/>
        </w:rPr>
      </w:pPr>
      <w:ins w:id="150" w:author="Yuyong Kim" w:date="2026-05-10T00:00:00Z">
        <w:r>
          <w:t xml:space="preserve">The Recall@3 = Recall@5 plateau in the overall numbers reflects the deliberately narrow target set (typically 1–2 relevant documents per query group in a 1,327-document corpus); in a broader evaluation, NDCG@K would differentiate further. The largest gains from the enhanced configuration come on the targets where casual Korean terminology diverges most from the formal title (Article 256, B-M-18) — exactly the cases the synonym expansion was designed for.</w:t>
        </w:r>
      </w:ins>
    </w:p>
    <w:p>
      <w:pPr>
        <w:pStyle w:val="CaptionedFigure"/>
      </w:pPr>
      <w:r>
        <w:drawing>
          <wp:inline>
            <wp:extent cx="5334000" cy="2530024"/>
            <wp:effectExtent b="0" l="0" r="0" t="0"/>
            <wp:docPr descr="Figure 5. Recall and MRR per regulatory target group, Plain BM25 vs Enhanced (concept-aware synonym expansion + OR fallback). Largest gains on Article 256 and B-M-18 where casual paraphrasing diverges from formal titles." title="" id="49" name="Picture"/>
            <a:graphic>
              <a:graphicData uri="http://schemas.openxmlformats.org/drawingml/2006/picture">
                <pic:pic>
                  <pic:nvPicPr>
                    <pic:cNvPr descr="figures/fig_5_retrieval_metrics.png" id="50" name="Picture"/>
                    <pic:cNvPicPr>
                      <a:picLocks noChangeArrowheads="1" noChangeAspect="1"/>
                    </pic:cNvPicPr>
                  </pic:nvPicPr>
                  <pic:blipFill>
                    <a:blip r:embed="rId48"/>
                    <a:stretch>
                      <a:fillRect/>
                    </a:stretch>
                  </pic:blipFill>
                  <pic:spPr bwMode="auto">
                    <a:xfrm>
                      <a:off x="0" y="0"/>
                      <a:ext cx="5334000" cy="2530024"/>
                    </a:xfrm>
                    <a:prstGeom prst="rect">
                      <a:avLst/>
                    </a:prstGeom>
                    <a:noFill/>
                    <a:ln w="9525">
                      <a:noFill/>
                      <a:headEnd/>
                      <a:tailEnd/>
                    </a:ln>
                  </pic:spPr>
                </pic:pic>
              </a:graphicData>
            </a:graphic>
          </wp:inline>
        </w:drawing>
      </w:r>
    </w:p>
    <w:p>
      <w:pPr>
        <w:pStyle w:val="ImageCaption"/>
        <w:rPr>
          <w:ins w:id="153" w:author="Yuyong Kim" w:date="2026-05-10T00:00:00Z"/>
        </w:rPr>
      </w:pPr>
      <w:ins w:id="152" w:author="Yuyong Kim" w:date="2026-05-10T00:00:00Z">
        <w:r>
          <w:t xml:space="preserve">Figure 5. Recall and MRR per regulatory target group, Plain BM25 vs Enhanced (concept-aware synonym expansion + OR fallback). Largest gains on Article 256 and B-M-18 where casual paraphrasing diverges from formal titles.</w:t>
        </w:r>
      </w:ins>
    </w:p>
    <w:bookmarkEnd w:id="51"/>
    <w:bookmarkStart w:id="53" w:name="X945ebd9b2e343d6b9f880fd96f78b4c10113984"/>
    <w:p>
      <w:pPr>
        <w:pStyle w:val="Heading3"/>
      </w:pPr>
      <w:r>
        <w:t xml:space="preserve">6.6 Industry-Baseline Comparison and Internal Ablation</w:t>
      </w:r>
    </w:p>
    <w:p>
      <w:pPr>
        <w:pStyle w:val="FirstParagraph"/>
        <w:rPr>
          <w:ins w:id="155" w:author="Yuyong Kim" w:date="2026-05-10T00:00:00Z"/>
        </w:rPr>
      </w:pPr>
      <w:ins w:id="154" w:author="Yuyong Kim" w:date="2026-05-10T00:00:00Z">
        <w:r>
          <w:t xml:space="preserve">An effective comparison against existing methods is essential. We address this in two layers, each consistent with the structural novelty of the proposed problem.</w:t>
        </w:r>
      </w:ins>
    </w:p>
    <w:p>
      <w:pPr>
        <w:pStyle w:val="BodyText"/>
        <w:rPr>
          <w:ins w:id="157" w:author="Yuyong Kim" w:date="2026-05-10T00:00:00Z"/>
        </w:rPr>
      </w:pPr>
      <w:ins w:id="156" w:author="Yuyong Kim" w:date="2026-05-10T00:00:00Z">
        <w:r>
          <w:rPr>
            <w:b/>
            <w:bCs/>
          </w:rPr>
          <w:t xml:space="preserve">Layer A — Industry baseline (“ASME/API pass = compliance complete”). The dominant current-practice baseline in Korean EPC piping/vessel review is to declare regulatory compliance complete once the relevant ASME/API calculation passes. Under that baseline the three case studies of §6.4 yield the result in Table 7: 0/3 of the Korean-jurisdiction obligations are detected. The proposed system detects 3/3. The first-relevant retrieval rank is 1 in all three cases.</w:t>
        </w:r>
      </w:ins>
    </w:p>
    <w:p>
      <w:pPr>
        <w:pStyle w:val="BodyText"/>
        <w:rPr>
          <w:ins w:id="159" w:author="Yuyong Kim" w:date="2026-05-10T00:00:00Z"/>
        </w:rPr>
      </w:pPr>
      <w:ins w:id="158" w:author="Yuyong Kim" w:date="2026-05-10T00:00:00Z">
        <w:r>
          <w:rPr>
            <w:b/>
            <w:bCs/>
          </w:rPr>
          <w:t xml:space="preserve">Table 7. Industry-Baseline (“ASME/API pass = compliance complete”) vs Regulatory RAG</w:t>
        </w:r>
      </w:ins>
    </w:p>
    <w:tbl>
      <w:tblPr>
        <w:tblStyle w:val="Table"/>
        <w:tblW w:type="pct" w:w="5000"/>
        <w:tblLayout w:type="fixed"/>
        <w:tblLook w:firstRow="1" w:lastRow="0" w:firstColumn="0" w:lastColumn="0" w:noHBand="0" w:noVBand="0" w:val="0020"/>
      </w:tblPr>
      <w:tblGrid>
        <w:gridCol w:w="1584"/>
        <w:gridCol w:w="2112"/>
        <w:gridCol w:w="2112"/>
        <w:gridCol w:w="2112"/>
      </w:tblGrid>
      <w:tr>
        <w:trPr>
          <w:tblHeader w:val="on"/>
        </w:trPr>
        <w:tc>
          <w:tcPr/>
          <w:p>
            <w:pPr>
              <w:pStyle w:val="Compact"/>
            </w:pPr>
            <w:r>
              <w:t xml:space="preserve">Case</w:t>
            </w:r>
          </w:p>
        </w:tc>
        <w:tc>
          <w:tcPr/>
          <w:p>
            <w:pPr>
              <w:pStyle w:val="Compact"/>
              <w:jc w:val="right"/>
            </w:pPr>
            <w:r>
              <w:t xml:space="preserve">Industry baseline detected</w:t>
            </w:r>
          </w:p>
        </w:tc>
        <w:tc>
          <w:tcPr/>
          <w:p>
            <w:pPr>
              <w:pStyle w:val="Compact"/>
              <w:jc w:val="right"/>
            </w:pPr>
            <w:r>
              <w:t xml:space="preserve">Regulatory RAG detected</w:t>
            </w:r>
          </w:p>
        </w:tc>
        <w:tc>
          <w:tcPr/>
          <w:p>
            <w:pPr>
              <w:pStyle w:val="Compact"/>
              <w:jc w:val="right"/>
            </w:pPr>
            <w:r>
              <w:t xml:space="preserve">First relevant rank</w:t>
            </w:r>
          </w:p>
        </w:tc>
      </w:tr>
      <w:tr>
        <w:tc>
          <w:tcPr/>
          <w:p>
            <w:pPr>
              <w:pStyle w:val="Compact"/>
            </w:pPr>
            <w:r>
              <w:t xml:space="preserve">VES-GOLD-001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r>
      <w:tr>
        <w:tc>
          <w:tcPr/>
          <w:p>
            <w:pPr>
              <w:pStyle w:val="Compact"/>
            </w:pPr>
            <w:r>
              <w:t xml:space="preserve">VES-GOLD-009</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r>
      <w:tr>
        <w:tc>
          <w:tcPr/>
          <w:p>
            <w:pPr>
              <w:pStyle w:val="Compact"/>
            </w:pPr>
            <w:r>
              <w:t xml:space="preserve">PIP-GOLD-047</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r>
      <w:tr>
        <w:tc>
          <w:tcPr/>
          <w:p>
            <w:pPr>
              <w:pStyle w:val="Compact"/>
            </w:pPr>
            <w:r>
              <w:rPr>
                <w:b/>
                <w:bCs/>
              </w:rPr>
              <w:t xml:space="preserve">Total</w:t>
            </w:r>
          </w:p>
        </w:tc>
        <w:tc>
          <w:tcPr/>
          <w:p>
            <w:pPr>
              <w:pStyle w:val="Compact"/>
              <w:jc w:val="right"/>
            </w:pPr>
            <w:r>
              <w:rPr>
                <w:b/>
                <w:bCs/>
              </w:rPr>
              <w:t xml:space="preserve">0 / 3</w:t>
            </w:r>
          </w:p>
        </w:tc>
        <w:tc>
          <w:tcPr/>
          <w:p>
            <w:pPr>
              <w:pStyle w:val="Compact"/>
              <w:jc w:val="right"/>
            </w:pPr>
            <w:r>
              <w:rPr>
                <w:b/>
                <w:bCs/>
              </w:rPr>
              <w:t xml:space="preserve">3 / 3</w:t>
            </w:r>
          </w:p>
        </w:tc>
        <w:tc>
          <w:tcPr/>
          <w:p>
            <w:pPr>
              <w:pStyle w:val="Compact"/>
              <w:jc w:val="right"/>
            </w:pPr>
            <w:r>
              <w:t xml:space="preserve">—</w:t>
            </w:r>
          </w:p>
        </w:tc>
      </w:tr>
    </w:tbl>
    <w:p>
      <w:pPr>
        <w:pStyle w:val="BodyText"/>
        <w:rPr>
          <w:ins w:id="161" w:author="Yuyong Kim" w:date="2026-05-10T00:00:00Z"/>
        </w:rPr>
      </w:pPr>
      <w:ins w:id="160" w:author="Yuyong Kim" w:date="2026-05-10T00:00:00Z">
        <w:r>
          <w:rPr>
            <w:b/>
            <w:bCs/>
          </w:rPr>
          <w:t xml:space="preserve">Layer B — Internal four-layer ablation. Beyond the validator-on/off ablation of §6.3, we report the incremental detection contribution of each system layer in Table 7b.</w:t>
        </w:r>
      </w:ins>
    </w:p>
    <w:p>
      <w:pPr>
        <w:pStyle w:val="BodyText"/>
        <w:rPr>
          <w:ins w:id="163" w:author="Yuyong Kim" w:date="2026-05-10T00:00:00Z"/>
        </w:rPr>
      </w:pPr>
      <w:ins w:id="162" w:author="Yuyong Kim" w:date="2026-05-10T00:00:00Z">
        <w:r>
          <w:rPr>
            <w:b/>
            <w:bCs/>
          </w:rPr>
          <w:t xml:space="preserve">Table 7b. Internal Ablation by System Layer (3 case set + 60 ablation set)</w:t>
        </w:r>
      </w:ins>
    </w:p>
    <w:tbl>
      <w:tblPr>
        <w:tblStyle w:val="Table"/>
        <w:tblW w:type="pct" w:w="5000"/>
        <w:tblLayout w:type="fixed"/>
        <w:tblLook w:firstRow="1" w:lastRow="0" w:firstColumn="0" w:lastColumn="0" w:noHBand="0" w:noVBand="0" w:val="0020"/>
      </w:tblPr>
      <w:tblGrid>
        <w:gridCol w:w="2160"/>
        <w:gridCol w:w="2880"/>
        <w:gridCol w:w="2880"/>
      </w:tblGrid>
      <w:tr>
        <w:trPr>
          <w:tblHeader w:val="on"/>
        </w:trPr>
        <w:tc>
          <w:tcPr/>
          <w:p>
            <w:pPr>
              <w:pStyle w:val="Compact"/>
            </w:pPr>
            <w:r>
              <w:t xml:space="preserve">Configuration</w:t>
            </w:r>
          </w:p>
        </w:tc>
        <w:tc>
          <w:tcPr/>
          <w:p>
            <w:pPr>
              <w:pStyle w:val="Compact"/>
              <w:jc w:val="right"/>
            </w:pPr>
            <w:r>
              <w:t xml:space="preserve">Cross-discipline blocks (60-case set)</w:t>
            </w:r>
          </w:p>
        </w:tc>
        <w:tc>
          <w:tcPr/>
          <w:p>
            <w:pPr>
              <w:pStyle w:val="Compact"/>
              <w:jc w:val="right"/>
            </w:pPr>
            <w:r>
              <w:t xml:space="preserve">KOSHA-jurisdiction detections (3-case set)</w:t>
            </w:r>
          </w:p>
        </w:tc>
      </w:tr>
      <w:tr>
        <w:tc>
          <w:tcPr/>
          <w:p>
            <w:pPr>
              <w:pStyle w:val="Compact"/>
            </w:pPr>
            <w:r>
              <w:t xml:space="preserve">Calc engines only</w:t>
            </w:r>
          </w:p>
        </w:tc>
        <w:tc>
          <w:tcPr/>
          <w:p>
            <w:pPr>
              <w:pStyle w:val="Compact"/>
              <w:jc w:val="right"/>
            </w:pPr>
            <w:r>
              <w:t xml:space="preserve">0 / 60</w:t>
            </w:r>
          </w:p>
        </w:tc>
        <w:tc>
          <w:tcPr/>
          <w:p>
            <w:pPr>
              <w:pStyle w:val="Compact"/>
              <w:jc w:val="right"/>
            </w:pPr>
            <w:r>
              <w:t xml:space="preserve">0 / 3</w:t>
            </w:r>
          </w:p>
        </w:tc>
      </w:tr>
      <w:tr>
        <w:tc>
          <w:tcPr/>
          <w:p>
            <w:pPr>
              <w:pStyle w:val="Compact"/>
            </w:pPr>
            <w:r>
              <w:t xml:space="preserve">Calc + Cross-discipline validator</w:t>
            </w:r>
          </w:p>
        </w:tc>
        <w:tc>
          <w:tcPr/>
          <w:p>
            <w:pPr>
              <w:pStyle w:val="Compact"/>
              <w:jc w:val="right"/>
            </w:pPr>
            <w:r>
              <w:t xml:space="preserve">26 / 60</w:t>
            </w:r>
          </w:p>
        </w:tc>
        <w:tc>
          <w:tcPr/>
          <w:p>
            <w:pPr>
              <w:pStyle w:val="Compact"/>
              <w:jc w:val="right"/>
            </w:pPr>
            <w:r>
              <w:t xml:space="preserve">0 / 3</w:t>
            </w:r>
          </w:p>
        </w:tc>
      </w:tr>
      <w:tr>
        <w:tc>
          <w:tcPr/>
          <w:p>
            <w:pPr>
              <w:pStyle w:val="Compact"/>
            </w:pPr>
            <w:r>
              <w:t xml:space="preserve">Calc + KOSHA RAG (no K-voting, no validator)</w:t>
            </w:r>
          </w:p>
        </w:tc>
        <w:tc>
          <w:tcPr/>
          <w:p>
            <w:pPr>
              <w:pStyle w:val="Compact"/>
              <w:jc w:val="right"/>
            </w:pPr>
            <w:r>
              <w:t xml:space="preserve">0 / 60</w:t>
            </w:r>
          </w:p>
        </w:tc>
        <w:tc>
          <w:tcPr/>
          <w:p>
            <w:pPr>
              <w:pStyle w:val="Compact"/>
              <w:jc w:val="right"/>
            </w:pPr>
            <w:r>
              <w:t xml:space="preserve">3 / 3</w:t>
            </w:r>
          </w:p>
        </w:tc>
      </w:tr>
      <w:tr>
        <w:tc>
          <w:tcPr/>
          <w:p>
            <w:pPr>
              <w:pStyle w:val="Compact"/>
            </w:pPr>
            <w:r>
              <w:t xml:space="preserve">Full system (Calc + K-voting + Validator + RAG)</w:t>
            </w:r>
          </w:p>
        </w:tc>
        <w:tc>
          <w:tcPr/>
          <w:p>
            <w:pPr>
              <w:pStyle w:val="Compact"/>
              <w:jc w:val="right"/>
            </w:pPr>
            <w:r>
              <w:t xml:space="preserve">26 / 60</w:t>
            </w:r>
          </w:p>
        </w:tc>
        <w:tc>
          <w:tcPr/>
          <w:p>
            <w:pPr>
              <w:pStyle w:val="Compact"/>
              <w:jc w:val="right"/>
            </w:pPr>
            <w:r>
              <w:t xml:space="preserve">3 / 3</w:t>
            </w:r>
          </w:p>
        </w:tc>
      </w:tr>
    </w:tbl>
    <w:p>
      <w:pPr>
        <w:pStyle w:val="BodyText"/>
        <w:rPr>
          <w:ins w:id="165" w:author="Yuyong Kim" w:date="2026-05-10T00:00:00Z"/>
        </w:rPr>
      </w:pPr>
      <w:ins w:id="164" w:author="Yuyong Kim" w:date="2026-05-10T00:00:00Z">
        <w:r>
          <w:t xml:space="preserve">All four rows of Table 7b are computed by scripts/run_layer_ablation.py (outputs/layer_ablation_report.md). The decomposition shows that the cross-discipline validator and the KOSHA RAG layer carry orthogonal signal: each catches a class of issue the other does not. K-voting is a verification-quality layer that does not, by itself, contribute new detections; its role is to suppress false-positive numerical-precision artefacts that would otherwise pollute the upstream signal (Section 5.4).</w:t>
        </w:r>
      </w:ins>
    </w:p>
    <w:p>
      <w:pPr>
        <w:pStyle w:val="BodyText"/>
        <w:rPr>
          <w:ins w:id="167" w:author="Yuyong Kim" w:date="2026-05-10T00:00:00Z"/>
        </w:rPr>
      </w:pPr>
      <w:ins w:id="166" w:author="Yuyong Kim" w:date="2026-05-10T00:00:00Z">
        <w:r>
          <w:rPr>
            <w:b/>
            <w:bCs/>
          </w:rPr>
          <w:t xml:space="preserve">No prior system targets the jurisdiction compliance gap directly. A side-by-side comparison against another published system that performs the same task (KOSHA-aware, multi-discipline, ASME/API + Korean-statute) is structurally bounded because, to our knowledge, no such system exists in the literature (Section 2). RAGuard [6] is the closest precedent and is single-domain, non-statutory; the Elhosary HAZOP-RAG [3] retrieves historical incidents, not statutes; the LLM-fine-tuning work of [13] does not run engineering calculations. We therefore offer the two layers above (industry baseline + internal ablation) as the strongest available comparison and acknowledge that a third-party head-to-head will become possible only as the field matures.</w:t>
        </w:r>
      </w:ins>
    </w:p>
    <w:p>
      <w:pPr>
        <w:pStyle w:val="BodyText"/>
        <w:rPr>
          <w:ins w:id="169" w:author="Yuyong Kim" w:date="2026-05-10T00:00:00Z"/>
        </w:rPr>
      </w:pPr>
      <w:ins w:id="168" w:author="Yuyong Kim" w:date="2026-05-10T00:00:00Z">
        <w:r>
          <w:rPr>
            <w:b/>
            <w:bCs/>
          </w:rPr>
          <w:t xml:space="preserve">Sensitivity analysis and uncertainty. The headline numbers in §6.3 and §6.5 inherit two principal sources of uncertainty: (i) the synthetic golden cases are bounded by the reference examples used as their seeds — a wider seed set could move blocking ratios; (ii) the curated retrieval benchmark of 50 queries is small relative to the 1,327-document corpus and is targeted by construction. We compute the standard error on overall Recall@1 (Enhanced) as 0.062 from the binomial form (sqrt(p(1-p)/n), n=50, p=0.7400), and the paired-bootstrap 95% CI on the +0.30 Recall@1 delta is [+0.14, +0.48] (excludes zero; see Table 6). The MRR@10 delta of +0.2189 has CI [+0.09, +0.35] (also excludes zero). The Recall@3 and Recall@5 deltas of +0.12 each have paired CIs of [−0.02, +0.26] and are not statistically distinguishable from zero on a benchmark of this size. The cross-discipline ablation deltas of +1.0 on aligned boundary and aligned failure subsets are categorical (every case in those subsets is blocked under the validator and none are blocked without it), giving a deterministic separation that does not require a confidence interval.</w:t>
        </w:r>
      </w:ins>
    </w:p>
    <w:bookmarkStart w:id="52" w:name="real-plant-pipeline-execution-evidence"/>
    <w:p>
      <w:pPr>
        <w:pStyle w:val="Heading4"/>
      </w:pPr>
      <w:r>
        <w:t xml:space="preserve">6.6.3 Real-plant pipeline-execution evidence</w:t>
      </w:r>
    </w:p>
    <w:p>
      <w:pPr>
        <w:pStyle w:val="FirstParagraph"/>
        <w:rPr>
          <w:ins w:id="171" w:author="Yuyong Kim" w:date="2026-05-10T00:00:00Z"/>
        </w:rPr>
      </w:pPr>
      <w:ins w:id="170" w:author="Yuyong Kim" w:date="2026-05-10T00:00:00Z">
        <w:r>
          <w:rPr>
            <w:b/>
            <w:bCs/>
          </w:rPr>
          <w:t xml:space="preserve">Headline. Running the unmodified pipeline against an anonymised real-plant data sheet (VES-REAL-001) produces a deterministic ASME UG-27 governing thickness of 7.237 mm and surfaces a mandatory KOSHA provision (Article 266, flare-path block-valve prohibition) at rank 5 of the retrieval — without any tuning to this case. The detailed evidence is summarised below and reproduced in full in Appendix A. VES-REAL-001 is an anonymised cryogenic flare knockout drum (SA-240 Type 304/304L, 0.343 MPa(g) plus full vacuum, 190 °C / -190 °C, ID 5,000 mm, T-T 20,400 mm) drawn from an operating petrochemical project; all client, contractor, licensor, personnel, location, and document-ID identifiers were stripped before inclusion. Running the unmodified pipeline produces a deterministic ASME Section VIII Div.1 UG-27 controlling shell thickness of 7.237 mm at the +190 °C side, with the Layer-4 reverse-pressure check closing to within machine epsilon. KOSHA RAG retrieval, executed through the same code path used in §6.5, returns on the spec-faithful Variant A query 2 mandatory law-article hits + 8 KOSHA technical guides in the top-10, and on the narrower Variant B Korean-term probe 1 mandatory + 9 guidance hits, with Article 266 (block-valve prohibition on flare and relief paths under the Rules on Occupational Safety and Health Standards) surfacing at rank 5 in Variant B. The full evidence — inputs, calculation outputs, retrieval top-10 with BM25 scores and snippets, and the explicit framing as pipeline-execution evidence rather than predictive validation — is reproduced verbatim in Appendix A from outputs/real_case_ves001_rag.{json,md} (regenerated by scripts/run_real_case_ves001_rag.py).</w:t>
        </w:r>
      </w:ins>
    </w:p>
    <w:bookmarkEnd w:id="52"/>
    <w:bookmarkEnd w:id="53"/>
    <w:bookmarkStart w:id="54" w:name="X6762119d985af37c40d83aa7af8b42566e23b89"/>
    <w:p>
      <w:pPr>
        <w:pStyle w:val="Heading3"/>
      </w:pPr>
      <w:r>
        <w:t xml:space="preserve">6.7 Citation Traceability and Negative-Case Evidence</w:t>
      </w:r>
    </w:p>
    <w:p>
      <w:pPr>
        <w:pStyle w:val="FirstParagraph"/>
        <w:rPr>
          <w:ins w:id="173" w:author="Yuyong Kim" w:date="2026-05-10T00:00:00Z"/>
        </w:rPr>
      </w:pPr>
      <w:ins w:id="172" w:author="Yuyong Kim" w:date="2026-05-10T00:00:00Z">
        <w:r>
          <w:rPr>
            <w:b/>
            <w:bCs/>
          </w:rPr>
          <w:t xml:space="preserve">Citation-traceability precision. Every regulatory grounding produced by the system carries a citation to a (reference_code, chunk_id) tuple that resolves to a row in the SQLite FTS5 index (indexed/kosha_rag.db). The grounding generator (src/rag/local_kosha_rag.py) refuses to emit advisories whose citation index does not match a passage actually returned by retrieval, so the citation-traceability precision is 100% by construction. We make this an explicit metric to address the well-known LLM-hallucination concern on regulatory-grounded outputs.</w:t>
        </w:r>
      </w:ins>
    </w:p>
    <w:p>
      <w:pPr>
        <w:pStyle w:val="BodyText"/>
        <w:rPr>
          <w:ins w:id="175" w:author="Yuyong Kim" w:date="2026-05-10T00:00:00Z"/>
        </w:rPr>
      </w:pPr>
      <w:ins w:id="174" w:author="Yuyong Kim" w:date="2026-05-10T00:00:00Z">
        <w:r>
          <w:rPr>
            <w:b/>
            <w:bCs/>
          </w:rPr>
          <w:t xml:space="preserve">Negative case (no false-positive flag). To address the false-positive concern, we report a representative negative case from the same dataset: PIP-GOLD-003 — a stainless-steel SA-312 TP316 ERW line under general (non-corrosive) service conditions (design pressure 2.013 MPa, design temperature 119.5 °C; no chloride or sour-service flag is set in the case spec; verified against datasets/golden_standards/piping_golden_dataset_v1.json:PIP-GOLD-003). The calculation engine returns no red flags (expected_red_flags: []). Running the actual RAG pipeline against this case using a neutral piping-integrity query (scripts/run_negative_case_rag.py, outputs/negative_case_pip_gold_003.md), the system returns 0 mandatory hits and 10 guidance hits in the top-10, with the top result being B-M-18-2026 (KOSHA Technical Regulation for Piping Life Management, guidance class). No jurisdiction-specific mandatory obligation is triggered. This empirically demonstrates that the KOSHA RAG layer is not biased to fire on every input.</w:t>
        </w:r>
      </w:ins>
    </w:p>
    <w:p>
      <w:pPr>
        <w:pStyle w:val="BodyText"/>
        <w:rPr>
          <w:ins w:id="177" w:author="Yuyong Kim" w:date="2026-05-10T00:00:00Z"/>
        </w:rPr>
      </w:pPr>
      <w:ins w:id="176" w:author="Yuyong Kim" w:date="2026-05-10T00:00:00Z">
        <w:r>
          <w:t xml:space="preserve">The same evidence file records a second probe variant labelled mirrored_pip047_form_chloride_terms_removed, which retains the PIP-GOLD-047 query shape — including the literal phrases Article 256 and corrosion prevention — with only the chloride/sour terms removed; that variant retrieves Article 256 at rank 2, and the report’s headline therefore reads “WARNING — at least one query variant returned a mandatory (law_article) hit in its top-10.” We retain this second variant in the report rather than suppressing it, because it answers a different question from the negative-case test. The two variants separate two questions: (i) Does the system flag a benign case from its own spec? — the negative-case question proper, answered by the spec-faithful generic-piping-integrity variant (no terms that the case spec does not assert); the answer is no (0 mandatory in top-10). (ii) Does the system retrieve Article 256 when a query explicitly contains the phrases “Article 256” and “corrosion prevention”? — a question of retrieval correctness, not of negative-case behaviour, answered by the second variant; the answer is yes (Article 256 at rank 2), which is the desired retrieval behaviour because Article 256 is the Korean statute on corrosion prevention and BM25 is responding correctly to the keywords supplied. The §6.7 negative-case argument here concerns (i); the (ii) probe is reported in the same evidence file for honest disclosure.</w:t>
        </w:r>
      </w:ins>
    </w:p>
    <w:p>
      <w:r>
        <w:pict>
          <v:rect style="width:0;height:1.5pt" o:hralign="center" o:hrstd="t" o:hr="t"/>
        </w:pict>
      </w:r>
    </w:p>
    <w:bookmarkEnd w:id="54"/>
    <w:bookmarkEnd w:id="55"/>
    <w:bookmarkStart w:id="62" w:name="discussion"/>
    <w:p>
      <w:pPr>
        <w:pStyle w:val="Heading2"/>
      </w:pPr>
      <w:r>
        <w:t xml:space="preserve">7. Discussion</w:t>
      </w:r>
    </w:p>
    <w:p>
      <w:pPr>
        <w:pStyle w:val="FirstParagraph"/>
        <w:rPr>
          <w:ins w:id="179" w:author="Yuyong Kim" w:date="2026-05-10T00:00:00Z"/>
        </w:rPr>
      </w:pPr>
      <w:ins w:id="178" w:author="Yuyong Kim" w:date="2026-05-10T00:00:00Z">
        <w:r>
          <w:t xml:space="preserve">The discussion below interprets the empirical evidence of §6 in light of the framework-vs-validated-scope distinction made explicit in §1: the seven-discipline architecture is the framework scope, while the empirical signal is densest in piping-vessel coupling and remains exploratory in the other discipline pairs.</w:t>
        </w:r>
      </w:ins>
    </w:p>
    <w:bookmarkStart w:id="56" w:name="the-jurisdiction-compliance-gap"/>
    <w:p>
      <w:pPr>
        <w:pStyle w:val="Heading3"/>
      </w:pPr>
      <w:r>
        <w:t xml:space="preserve">7.1 The jurisdiction compliance gap</w:t>
      </w:r>
    </w:p>
    <w:p>
      <w:pPr>
        <w:pStyle w:val="FirstParagraph"/>
        <w:rPr>
          <w:ins w:id="181" w:author="Yuyong Kim" w:date="2026-05-10T00:00:00Z"/>
        </w:rPr>
      </w:pPr>
      <w:ins w:id="180" w:author="Yuyong Kim" w:date="2026-05-10T00:00:00Z">
        <w:r>
          <w:t xml:space="preserve">The most significant finding of this study is the existence of the jurisdiction compliance gap, defined as follows:</w:t>
        </w:r>
      </w:ins>
    </w:p>
    <w:p>
      <w:pPr>
        <w:pStyle w:val="BlockText"/>
        <w:rPr>
          <w:ins w:id="183" w:author="Yuyong Kim" w:date="2026-05-10T00:00:00Z"/>
        </w:rPr>
      </w:pPr>
      <w:ins w:id="182" w:author="Yuyong Kim" w:date="2026-05-10T00:00:00Z">
        <w:r>
          <w:rPr>
            <w:b/>
            <w:bCs/>
          </w:rPr>
          <w:t xml:space="preserve">Jurisdiction compliance gap. The set of regulatory obligations imposed by national statute or agency guideline (here, Korean PSM law and KOSHA technical guidelines) that are structurally absent from international engineering code calculations (ASME, API, IEEE, IEC, ACI, AISC), such that a system may be technically code-compliant while remaining legally non-compliant under the applicable local jurisdiction.</w:t>
        </w:r>
      </w:ins>
    </w:p>
    <w:p>
      <w:pPr>
        <w:pStyle w:val="FirstParagraph"/>
        <w:rPr>
          <w:ins w:id="185" w:author="Yuyong Kim" w:date="2026-05-10T00:00:00Z"/>
        </w:rPr>
      </w:pPr>
      <w:ins w:id="184" w:author="Yuyong Kim" w:date="2026-05-10T00:00:00Z">
        <w:r>
          <w:t xml:space="preserve">Even where international code calculations produce a clean pass, the KOSHA RAG layer can identify additional Korean-jurisdiction compliance requirements. This occurs because ASME, API, and analogous international standards define technical calculation requirements, whereas KOSHA guidelines and Korean safety regulations — including Article 256 of the Rules on Occupational Safety and Health Standards — impose procedural, documentation, and trigger-driven obligations conditioned on calculation outputs but not encoded within the international standards themselves. The gap is structurally present whether the calculation arises from a design-phase check or an in-service inspection assessment.</w:t>
        </w:r>
      </w:ins>
    </w:p>
    <w:bookmarkEnd w:id="56"/>
    <w:bookmarkStart w:id="57" w:name="Xab6664ad8af9c4c62e6be091d71c0a06171b422"/>
    <w:p>
      <w:pPr>
        <w:pStyle w:val="Heading3"/>
      </w:pPr>
      <w:r>
        <w:t xml:space="preserve">7.2 Compliance co-pilot, not replacement: HAZOP / RBI / Digital Twin / Regulatory RAG</w:t>
      </w:r>
    </w:p>
    <w:p>
      <w:pPr>
        <w:pStyle w:val="FirstParagraph"/>
        <w:rPr>
          <w:ins w:id="187" w:author="Yuyong Kim" w:date="2026-05-10T00:00:00Z"/>
        </w:rPr>
      </w:pPr>
      <w:ins w:id="186" w:author="Yuyong Kim" w:date="2026-05-10T00:00:00Z">
        <w:r>
          <w:t xml:space="preserve">A persistent risk in publishing AI-assisted safety tooling is the implicit suggestion that the tool replaces an existing human or workshop-based method. We make the opposite claim explicitly. The framework is positioned as a compliance co-pilot to existing methods; Table 8 contrasts it with HAZOP, RBI, and Digital Twin.</w:t>
        </w:r>
      </w:ins>
    </w:p>
    <w:p>
      <w:pPr>
        <w:pStyle w:val="BodyText"/>
        <w:rPr>
          <w:ins w:id="189" w:author="Yuyong Kim" w:date="2026-05-10T00:00:00Z"/>
        </w:rPr>
      </w:pPr>
      <w:ins w:id="188" w:author="Yuyong Kim" w:date="2026-05-10T00:00:00Z">
        <w:r>
          <w:rPr>
            <w:b/>
            <w:bCs/>
          </w:rPr>
          <w:t xml:space="preserve">Table 8. Method Comparison — HAZOP / RBI / Digital Twin / Regulatory RAG</w:t>
        </w:r>
      </w:ins>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Method</w:t>
            </w:r>
          </w:p>
        </w:tc>
        <w:tc>
          <w:tcPr/>
          <w:p>
            <w:pPr>
              <w:pStyle w:val="Compact"/>
            </w:pPr>
            <w:r>
              <w:t xml:space="preserve">Main purpose</w:t>
            </w:r>
          </w:p>
        </w:tc>
        <w:tc>
          <w:tcPr/>
          <w:p>
            <w:pPr>
              <w:pStyle w:val="Compact"/>
            </w:pPr>
            <w:r>
              <w:t xml:space="preserve">Weakness</w:t>
            </w:r>
          </w:p>
        </w:tc>
        <w:tc>
          <w:tcPr/>
          <w:p>
            <w:pPr>
              <w:pStyle w:val="Compact"/>
            </w:pPr>
            <w:r>
              <w:t xml:space="preserve">Regulatory RAG value-add</w:t>
            </w:r>
          </w:p>
        </w:tc>
      </w:tr>
      <w:tr>
        <w:tc>
          <w:tcPr/>
          <w:p>
            <w:pPr>
              <w:pStyle w:val="Compact"/>
            </w:pPr>
            <w:r>
              <w:t xml:space="preserve">HAZOP</w:t>
            </w:r>
          </w:p>
        </w:tc>
        <w:tc>
          <w:tcPr/>
          <w:p>
            <w:pPr>
              <w:pStyle w:val="Compact"/>
            </w:pPr>
            <w:r>
              <w:t xml:space="preserve">Identify process deviations</w:t>
            </w:r>
          </w:p>
        </w:tc>
        <w:tc>
          <w:tcPr/>
          <w:p>
            <w:pPr>
              <w:pStyle w:val="Compact"/>
            </w:pPr>
            <w:r>
              <w:t xml:space="preserve">Manual, workshop-based; expert-availability dependent</w:t>
            </w:r>
          </w:p>
        </w:tc>
        <w:tc>
          <w:tcPr/>
          <w:p>
            <w:pPr>
              <w:pStyle w:val="Compact"/>
            </w:pPr>
            <w:r>
              <w:t xml:space="preserve">Adds regulation-linked prompts and surfaces missing legal obligations to the workshop</w:t>
            </w:r>
          </w:p>
        </w:tc>
      </w:tr>
      <w:tr>
        <w:tc>
          <w:tcPr/>
          <w:p>
            <w:pPr>
              <w:pStyle w:val="Compact"/>
            </w:pPr>
            <w:r>
              <w:t xml:space="preserve">RBI</w:t>
            </w:r>
          </w:p>
        </w:tc>
        <w:tc>
          <w:tcPr/>
          <w:p>
            <w:pPr>
              <w:pStyle w:val="Compact"/>
            </w:pPr>
            <w:r>
              <w:t xml:space="preserve">Optimise inspection based on risk</w:t>
            </w:r>
          </w:p>
        </w:tc>
        <w:tc>
          <w:tcPr/>
          <w:p>
            <w:pPr>
              <w:pStyle w:val="Compact"/>
            </w:pPr>
            <w:r>
              <w:t xml:space="preserve">Focuses primarily on equipment degradation; jurisdiction-blind</w:t>
            </w:r>
          </w:p>
        </w:tc>
        <w:tc>
          <w:tcPr/>
          <w:p>
            <w:pPr>
              <w:pStyle w:val="Compact"/>
            </w:pPr>
            <w:r>
              <w:t xml:space="preserve">Adds jurisdiction-specific inspection-trigger duties (e.g., KOSHA RBI triggers above API 510 calendar)</w:t>
            </w:r>
          </w:p>
        </w:tc>
      </w:tr>
      <w:tr>
        <w:tc>
          <w:tcPr/>
          <w:p>
            <w:pPr>
              <w:pStyle w:val="Compact"/>
            </w:pPr>
            <w:r>
              <w:t xml:space="preserve">Digital Twin</w:t>
            </w:r>
          </w:p>
        </w:tc>
        <w:tc>
          <w:tcPr/>
          <w:p>
            <w:pPr>
              <w:pStyle w:val="Compact"/>
            </w:pPr>
            <w:r>
              <w:t xml:space="preserve">Live or near-live plant model</w:t>
            </w:r>
          </w:p>
        </w:tc>
        <w:tc>
          <w:tcPr/>
          <w:p>
            <w:pPr>
              <w:pStyle w:val="Compact"/>
            </w:pPr>
            <w:r>
              <w:t xml:space="preserve">Models physical state, not legal state</w:t>
            </w:r>
          </w:p>
        </w:tc>
        <w:tc>
          <w:tcPr/>
          <w:p>
            <w:pPr>
              <w:pStyle w:val="Compact"/>
            </w:pPr>
            <w:r>
              <w:t xml:space="preserve">Adds a compliance intelligence layer over the live state</w:t>
            </w:r>
          </w:p>
        </w:tc>
      </w:tr>
      <w:tr>
        <w:tc>
          <w:tcPr/>
          <w:p>
            <w:pPr>
              <w:pStyle w:val="Compact"/>
            </w:pPr>
            <w:r>
              <w:rPr>
                <w:b/>
                <w:bCs/>
              </w:rPr>
              <w:t xml:space="preserve">Regulatory RAG (this work)</w:t>
            </w:r>
          </w:p>
        </w:tc>
        <w:tc>
          <w:tcPr/>
          <w:p>
            <w:pPr>
              <w:pStyle w:val="Compact"/>
            </w:pPr>
            <w:r>
              <w:t xml:space="preserve">Retrieve applicable laws and standards conditioned on calculation context</w:t>
            </w:r>
          </w:p>
        </w:tc>
        <w:tc>
          <w:tcPr/>
          <w:p>
            <w:pPr>
              <w:pStyle w:val="Compact"/>
            </w:pPr>
            <w:r>
              <w:t xml:space="preserve">Depends on corpus quality and freshness</w:t>
            </w:r>
          </w:p>
        </w:tc>
        <w:tc>
          <w:tcPr/>
          <w:p>
            <w:pPr>
              <w:pStyle w:val="Compact"/>
            </w:pPr>
            <w:r>
              <w:t xml:space="preserve">Bridges engineering calculations and legal compliance</w:t>
            </w:r>
          </w:p>
        </w:tc>
      </w:tr>
    </w:tbl>
    <w:p>
      <w:pPr>
        <w:pStyle w:val="BodyText"/>
      </w:pPr>
      <w:r>
        <w:t xml:space="preserve">The four</w:t>
      </w:r>
      <w:del w:id="190" w:author="Yuyong Kim" w:date="2026-05-10T00:00:00Z">
        <w:r>
          <w:delText xml:space="preserve"> contributions</w:delText>
        </w:r>
      </w:del>
      <w:ins w:id="191" w:author="Yuyong Kim" w:date="2026-05-10T00:00:00Z">
        <w:r>
          <w:t xml:space="preserve"> operational touchpoints</w:t>
        </w:r>
      </w:ins>
      <w:r>
        <w:t xml:space="preserve"> are:</w:t>
      </w:r>
    </w:p>
    <w:p>
      <w:pPr>
        <w:pStyle w:val="Compact"/>
        <w:numPr>
          <w:ilvl w:val="0"/>
          <w:numId w:val="1002"/>
        </w:numPr>
        <w:rPr>
          <w:ins w:id="193" w:author="Yuyong Kim" w:date="2026-05-10T00:00:00Z"/>
        </w:rPr>
      </w:pPr>
      <w:ins w:id="192" w:author="Yuyong Kim" w:date="2026-05-10T00:00:00Z">
        <w:r>
          <w:rPr>
            <w:b/>
            <w:bCs/>
          </w:rPr>
          <w:t xml:space="preserve">Before HAZOP — identify mandatory regulatory nodes that the workshop must address.</w:t>
        </w:r>
      </w:ins>
    </w:p>
    <w:p>
      <w:pPr>
        <w:pStyle w:val="Compact"/>
        <w:numPr>
          <w:ilvl w:val="0"/>
          <w:numId w:val="1002"/>
        </w:numPr>
        <w:rPr>
          <w:ins w:id="195" w:author="Yuyong Kim" w:date="2026-05-10T00:00:00Z"/>
        </w:rPr>
      </w:pPr>
      <w:ins w:id="194" w:author="Yuyong Kim" w:date="2026-05-10T00:00:00Z">
        <w:r>
          <w:rPr>
            <w:b/>
            <w:bCs/>
          </w:rPr>
          <w:t xml:space="preserve">During design review — detect missing legal requirements before the design freezes.</w:t>
        </w:r>
      </w:ins>
    </w:p>
    <w:p>
      <w:pPr>
        <w:pStyle w:val="Compact"/>
        <w:numPr>
          <w:ilvl w:val="0"/>
          <w:numId w:val="1002"/>
        </w:numPr>
        <w:rPr>
          <w:ins w:id="197" w:author="Yuyong Kim" w:date="2026-05-10T00:00:00Z"/>
        </w:rPr>
      </w:pPr>
      <w:ins w:id="196" w:author="Yuyong Kim" w:date="2026-05-10T00:00:00Z">
        <w:r>
          <w:rPr>
            <w:b/>
            <w:bCs/>
          </w:rPr>
          <w:t xml:space="preserve">During RBI — check whether local inspection triggers are satisfied beyond the API calendar.</w:t>
        </w:r>
      </w:ins>
    </w:p>
    <w:p>
      <w:pPr>
        <w:pStyle w:val="Compact"/>
        <w:numPr>
          <w:ilvl w:val="0"/>
          <w:numId w:val="1002"/>
        </w:numPr>
      </w:pPr>
      <w:del w:id="198" w:author="Yuyong Kim" w:date="2026-05-10T00:00:00Z">
        <w:r>
          <w:rPr>
            <w:b/>
            <w:bCs/>
          </w:rPr>
          <w:delText xml:space="preserve">Detecting Jurisdiction Compliance Gaps in Process Plant Engineering with Regulatory RAG</w:delText>
        </w:r>
      </w:del>
      <w:ins w:id="199" w:author="Yuyong Kim" w:date="2026-05-10T00:00:00Z">
        <w:r>
          <w:rPr>
            <w:b/>
            <w:bCs/>
          </w:rPr>
          <w:t xml:space="preserve"> During digital-twin operation — flag live compliance gaps as plant state evolves.</w:t>
        </w:r>
      </w:ins>
    </w:p>
    <w:p>
      <w:pPr>
        <w:pStyle w:val="FirstParagraph"/>
        <w:rPr>
          <w:ins w:id="201" w:author="Yuyong Kim" w:date="2026-05-10T00:00:00Z"/>
        </w:rPr>
      </w:pPr>
      <w:ins w:id="200" w:author="Yuyong Kim" w:date="2026-05-10T00:00:00Z">
        <w:r>
          <w:t xml:space="preserve">In process-safety terms, the system functions as a Digital Compliance Auditor, an Automated PSM Checker (PSM = SEVESO / OSHA / KOSHA frameworks), and a Real-time Regulatory Advisor. Two roles bracket the temporal axis:</w:t>
        </w:r>
      </w:ins>
    </w:p>
    <w:p>
      <w:pPr>
        <w:pStyle w:val="BodyText"/>
        <w:rPr>
          <w:ins w:id="203" w:author="Yuyong Kim" w:date="2026-05-10T00:00:00Z"/>
        </w:rPr>
      </w:pPr>
      <w:ins w:id="202" w:author="Yuyong Kim" w:date="2026-05-10T00:00:00Z">
        <w:r>
          <w:rPr>
            <w:b/>
            <w:bCs/>
          </w:rPr>
          <w:t xml:space="preserve">Table 9. Auditor vs Advisor — temporal role</w:t>
        </w:r>
      </w:ins>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Role</w:t>
            </w:r>
          </w:p>
        </w:tc>
        <w:tc>
          <w:tcPr/>
          <w:p>
            <w:pPr>
              <w:pStyle w:val="Compact"/>
            </w:pPr>
            <w:r>
              <w:t xml:space="preserve">When</w:t>
            </w:r>
          </w:p>
        </w:tc>
      </w:tr>
      <w:tr>
        <w:tc>
          <w:tcPr/>
          <w:p>
            <w:pPr>
              <w:pStyle w:val="Compact"/>
            </w:pPr>
            <w:r>
              <w:t xml:space="preserve">Auditor</w:t>
            </w:r>
          </w:p>
        </w:tc>
        <w:tc>
          <w:tcPr/>
          <w:p>
            <w:pPr>
              <w:pStyle w:val="Compact"/>
            </w:pPr>
            <w:r>
              <w:t xml:space="preserve">After work is done</w:t>
            </w:r>
          </w:p>
        </w:tc>
      </w:tr>
      <w:tr>
        <w:tc>
          <w:tcPr/>
          <w:p>
            <w:pPr>
              <w:pStyle w:val="Compact"/>
            </w:pPr>
            <w:r>
              <w:t xml:space="preserve">Advisor</w:t>
            </w:r>
          </w:p>
        </w:tc>
        <w:tc>
          <w:tcPr/>
          <w:p>
            <w:pPr>
              <w:pStyle w:val="Compact"/>
            </w:pPr>
            <w:r>
              <w:t xml:space="preserve">While work is being done</w:t>
            </w:r>
          </w:p>
        </w:tc>
      </w:tr>
    </w:tbl>
    <w:p>
      <w:pPr>
        <w:pStyle w:val="BodyText"/>
        <w:rPr>
          <w:ins w:id="205" w:author="Yuyong Kim" w:date="2026-05-10T00:00:00Z"/>
        </w:rPr>
      </w:pPr>
      <w:ins w:id="204" w:author="Yuyong Kim" w:date="2026-05-10T00:00:00Z">
        <w:r>
          <w:t xml:space="preserve">The proposed system supports both roles depending on where in the workflow it is invoked.</w:t>
        </w:r>
      </w:ins>
    </w:p>
    <w:bookmarkEnd w:id="57"/>
    <w:bookmarkStart w:id="58" w:name="X06bb7d75250e23719f7a8983769e657c0aee5f5"/>
    <w:p>
      <w:pPr>
        <w:pStyle w:val="Heading3"/>
      </w:pPr>
      <w:r>
        <w:t xml:space="preserve">7.3 HAZOP scope: knowledge-based / AI-assisted, not a replacement for dynamic HAZOP</w:t>
      </w:r>
    </w:p>
    <w:p>
      <w:pPr>
        <w:pStyle w:val="FirstParagraph"/>
        <w:rPr>
          <w:ins w:id="207" w:author="Yuyong Kim" w:date="2026-05-10T00:00:00Z"/>
        </w:rPr>
      </w:pPr>
      <w:ins w:id="206" w:author="Yuyong Kim" w:date="2026-05-10T00:00:00Z">
        <w:r>
          <w:t xml:space="preserve">The system supports knowledge-based or AI-assisted HAZOP: it surfaces structured regulatory data and rule-based prompts that a HAZOP facilitator can incorporate into the workshop. It is not a replacement for conventional dynamic HAZOP, which remains a brainstorming-based, multidisciplinary workshop relying on expert judgement, inter-discipline interaction, and human pattern recognition that no current AI system reproduces. The role of the proposed framework in a HAZOP context is to ensure that the workshop starts with a regulatory baseline that already encodes the jurisdiction-specific obligations and to flag during the workshop any deviation node that maps to a known KOSHA trigger.</w:t>
        </w:r>
      </w:ins>
    </w:p>
    <w:bookmarkEnd w:id="58"/>
    <w:bookmarkStart w:id="59" w:name="fitness-for-service-vs-epc-standards"/>
    <w:p>
      <w:pPr>
        <w:pStyle w:val="Heading3"/>
      </w:pPr>
      <w:r>
        <w:t xml:space="preserve">7.4 Fitness-for-Service vs EPC standards</w:t>
      </w:r>
    </w:p>
    <w:p>
      <w:pPr>
        <w:pStyle w:val="FirstParagraph"/>
        <w:rPr>
          <w:ins w:id="209" w:author="Yuyong Kim" w:date="2026-05-10T00:00:00Z"/>
        </w:rPr>
      </w:pPr>
      <w:ins w:id="208" w:author="Yuyong Kim" w:date="2026-05-10T00:00:00Z">
        <w:r>
          <w:t xml:space="preserve">API 579-1 fitness-for-service (FFS) [17] interacts with EPC design standards (ASME, API design codes) along two independent axes: it supplements design-stage codes with a quantitative remaining-life and acceptance methodology for in-service degradation, and it interfaces with regulatory obligations because some KOSHA inspection-trigger and documentation requirements are themselves conditioned on FFS-derived quantities (remaining life, corrosion rate). The present system treats FFS as both a design-validation input (when applied at the engineering stage to a degraded scenario) and an operational assessment (when applied to in-service inspection data). The orchestration is identical in both modes: the calc engine produces an FFS quantity, the four-layer verification confirms numerical consistency, the cross-discipline validator checks for downstream coupling effects, and the KOSHA RAG layer maps the FFS quantity back to any jurisdiction-specific obligation it triggers (e.g., a remaining life below a certain threshold triggers M-69-2012 documentation; a corrosion rate above a certain threshold triggers Article 256 procedural duties). This dual-mode treatment allows compliance detection to follow the asset across its lifecycle without a methodology switch.</w:t>
        </w:r>
      </w:ins>
    </w:p>
    <w:bookmarkEnd w:id="59"/>
    <w:bookmarkStart w:id="60" w:name="process-safety-contribution"/>
    <w:p>
      <w:pPr>
        <w:pStyle w:val="Heading3"/>
      </w:pPr>
      <w:r>
        <w:t xml:space="preserve">7.5 Process-safety contribution</w:t>
      </w:r>
    </w:p>
    <w:p>
      <w:pPr>
        <w:pStyle w:val="FirstParagraph"/>
        <w:rPr>
          <w:ins w:id="211" w:author="Yuyong Kim" w:date="2026-05-10T00:00:00Z"/>
        </w:rPr>
      </w:pPr>
      <w:ins w:id="210" w:author="Yuyong Kim" w:date="2026-05-10T00:00:00Z">
        <w:r>
          <w:t xml:space="preserve">The system contributes to process safety through two pathways. First, the cross-discipline validator proactively identifies coupling hazards that single-domain calculations miss; representative scenarios include excessive piping nozzle loads driving rotating equipment bearing degradation, and civil foundation settlement propagating into rotating equipment alignment failure. Second, as demonstrated in Case 3, the KOSHA RAG layer identifies the corrosion-prevention obligation under Article 256 even when ASME B31.3 and API 570 are fully satisfied. If left unaddressed, unmonitored corrosion progression in a high-temperature, high-pressure carbon-steel line in sour-chloride service may result in leakage or rupture. The system therefore provides a mechanism for automatically detecting the condition of being technically compliant with international standards while remaining legally non-compliant under Korean regulation — a condition that is operationally indistinguishable from “compliant” under current EPC review practice. An anonymised real-plant cryogenic flare-drum data sheet is run end-to-end through the pipeline in Appendix A (VES-REAL-001), confirming that the architecture handles real EPC inputs and surfaces a mandatory KOSHA provision (Article 266 — flare-path block-valve prohibition) for that service.</w:t>
        </w:r>
      </w:ins>
    </w:p>
    <w:bookmarkEnd w:id="60"/>
    <w:bookmarkStart w:id="61" w:name="reproducibility-and-explainability"/>
    <w:p>
      <w:pPr>
        <w:pStyle w:val="Heading3"/>
      </w:pPr>
      <w:r>
        <w:t xml:space="preserve">7.6 Reproducibility and explainability</w:t>
      </w:r>
    </w:p>
    <w:p>
      <w:pPr>
        <w:pStyle w:val="FirstParagraph"/>
        <w:rPr>
          <w:ins w:id="213" w:author="Yuyong Kim" w:date="2026-05-10T00:00:00Z"/>
        </w:rPr>
      </w:pPr>
      <w:ins w:id="212" w:author="Yuyong Kim" w:date="2026-05-10T00:00:00Z">
        <w:r>
          <w:t xml:space="preserve">The architecture prioritises reproducibility and explainability. Every major calculation step carries an explicit standard citation; every regulatory grounding carries a (reference_code, chunk_id) traceable to the SQLite index; the golden dataset, the 60-scenario ablation set, the 50-query benchmark, and the orchestration scripts are publicly released, enabling independent replication on commodity hardware with CPU resources and an Ollama installation.</w:t>
        </w:r>
      </w:ins>
    </w:p>
    <w:p>
      <w:r>
        <w:pict>
          <v:rect style="width:0;height:1.5pt" o:hralign="center" o:hrstd="t" o:hr="t"/>
        </w:pict>
      </w:r>
    </w:p>
    <w:bookmarkEnd w:id="61"/>
    <w:bookmarkEnd w:id="62"/>
    <w:bookmarkStart w:id="63" w:name="limitations-and-future-work"/>
    <w:p>
      <w:pPr>
        <w:pStyle w:val="Heading2"/>
      </w:pPr>
      <w:r>
        <w:t xml:space="preserve">8. Limitations and Future Work</w:t>
      </w:r>
    </w:p>
    <w:p>
      <w:pPr>
        <w:pStyle w:val="FirstParagraph"/>
        <w:rPr>
          <w:ins w:id="215" w:author="Yuyong Kim" w:date="2026-05-10T00:00:00Z"/>
        </w:rPr>
      </w:pPr>
      <w:ins w:id="214" w:author="Yuyong Kim" w:date="2026-05-10T00:00:00Z">
        <w:r>
          <w:t xml:space="preserve">This study has the following limitations.</w:t>
        </w:r>
      </w:ins>
    </w:p>
    <w:p>
      <w:pPr>
        <w:pStyle w:val="Compact"/>
        <w:numPr>
          <w:ilvl w:val="0"/>
          <w:numId w:val="1003"/>
        </w:numPr>
        <w:rPr>
          <w:ins w:id="217" w:author="Yuyong Kim" w:date="2026-05-10T00:00:00Z"/>
        </w:rPr>
      </w:pPr>
      <w:ins w:id="216" w:author="Yuyong Kim" w:date="2026-05-10T00:00:00Z">
        <w:r>
          <w:rPr>
            <w:b/>
            <w:bCs/>
          </w:rPr>
          <w:t xml:space="preserve">Synthetic dataset. The golden dataset is entirely synthetic; no external validation against real plant operating or design-phase data has been performed. The 220-case accuracy reported in §6.1 constitutes standards-faithful implementation verification, not predictive validation against operating-record outcomes.</w:t>
        </w:r>
      </w:ins>
    </w:p>
    <w:p>
      <w:pPr>
        <w:pStyle w:val="Compact"/>
        <w:numPr>
          <w:ilvl w:val="0"/>
          <w:numId w:val="1003"/>
        </w:numPr>
      </w:pPr>
      <w:r>
        <w:rPr>
          <w:b/>
          <w:bCs/>
        </w:rPr>
        <w:t xml:space="preserve">Screening-level</w:t>
      </w:r>
      <w:ins w:id="218" w:author="Yuyong Kim" w:date="2026-05-10T00:00:00Z">
        <w:r>
          <w:rPr>
            <w:b/>
            <w:bCs/>
          </w:rPr>
          <w:t xml:space="preserve"> domain</w:t>
        </w:r>
      </w:ins>
      <w:r>
        <w:rPr>
          <w:b/>
          <w:bCs/>
        </w:rPr>
        <w:t xml:space="preserve"> outputs.</w:t>
      </w:r>
      <w:del w:id="219" w:author="Yuyong Kim" w:date="2026-05-10T00:00:00Z">
        <w:r>
          <w:rPr>
            <w:b/>
            <w:bCs/>
          </w:rPr>
          <w:delText xml:space="preserve"> Domain</w:delText>
        </w:r>
      </w:del>
      <w:ins w:id="220" w:author="Yuyong Kim" w:date="2026-05-10T00:00:00Z">
        <w:r>
          <w:rPr>
            <w:b/>
            <w:bCs/>
          </w:rPr>
          <w:t xml:space="preserve"> Some domain</w:t>
        </w:r>
      </w:ins>
      <w:r>
        <w:rPr>
          <w:b/>
          <w:bCs/>
        </w:rPr>
        <w:t xml:space="preserve"> outputs</w:t>
      </w:r>
      <w:del w:id="221" w:author="Yuyong Kim" w:date="2026-05-10T00:00:00Z">
        <w:r>
          <w:rPr>
            <w:b/>
            <w:bCs/>
          </w:rPr>
          <w:delText xml:space="preserve"> support engineering review but</w:delText>
        </w:r>
      </w:del>
      <w:ins w:id="222" w:author="Yuyong Kim" w:date="2026-05-10T00:00:00Z">
        <w:r>
          <w:rPr>
            <w:b/>
            <w:bCs/>
          </w:rPr>
          <w:t xml:space="preserve"> represent screening-level assessments and</w:t>
        </w:r>
      </w:ins>
      <w:r>
        <w:rPr>
          <w:b/>
          <w:bCs/>
        </w:rPr>
        <w:t xml:space="preserve"> cannot substitute for detailed</w:t>
      </w:r>
      <w:ins w:id="223" w:author="Yuyong Kim" w:date="2026-05-10T00:00:00Z">
        <w:r>
          <w:rPr>
            <w:b/>
            <w:bCs/>
          </w:rPr>
          <w:t xml:space="preserve"> engineering</w:t>
        </w:r>
      </w:ins>
      <w:r>
        <w:rPr>
          <w:b/>
          <w:bCs/>
        </w:rPr>
        <w:t xml:space="preserve"> design</w:t>
      </w:r>
      <w:del w:id="224" w:author="Yuyong Kim" w:date="2026-05-10T00:00:00Z">
        <w:r>
          <w:rPr>
            <w:b/>
            <w:bCs/>
          </w:rPr>
          <w:delText xml:space="preserve"> calculations or fitness-for-service assessments by qualified engineers.</w:delText>
        </w:r>
      </w:del>
      <w:ins w:id="225" w:author="Yuyong Kim" w:date="2026-05-10T00:00:00Z">
        <w:r>
          <w:rPr>
            <w:b/>
            <w:bCs/>
          </w:rPr>
          <w:t xml:space="preserve"> review.</w:t>
        </w:r>
      </w:ins>
    </w:p>
    <w:p>
      <w:pPr>
        <w:pStyle w:val="Compact"/>
        <w:numPr>
          <w:ilvl w:val="0"/>
          <w:numId w:val="1003"/>
        </w:numPr>
        <w:rPr>
          <w:ins w:id="227" w:author="Yuyong Kim" w:date="2026-05-10T00:00:00Z"/>
        </w:rPr>
      </w:pPr>
      <w:ins w:id="226" w:author="Yuyong Kim" w:date="2026-05-10T00:00:00Z">
        <w:r>
          <w:rPr>
            <w:b/>
            <w:bCs/>
          </w:rPr>
          <w:t xml:space="preserve">Curated retrieval benchmark. The retrieval benchmark is curated rather than drawn from production user logs; BM25 keyword retrieval may still miss semantically similar Korean documents even with concept-aware synonym expansion and OR fallback. Retrieval improvements beyond Recall@1 and MRR@10 should be interpreted as provisional due to limited benchmark size; the paired-bootstrap 95% CI on the Enhanced − Plain delta includes zero from K=3 onward.</w:t>
        </w:r>
      </w:ins>
    </w:p>
    <w:p>
      <w:pPr>
        <w:pStyle w:val="Compact"/>
        <w:numPr>
          <w:ilvl w:val="0"/>
          <w:numId w:val="1003"/>
        </w:numPr>
        <w:rPr>
          <w:ins w:id="229" w:author="Yuyong Kim" w:date="2026-05-10T00:00:00Z"/>
        </w:rPr>
      </w:pPr>
      <w:ins w:id="228" w:author="Yuyong Kim" w:date="2026-05-10T00:00:00Z">
        <w:r>
          <w:rPr>
            <w:b/>
            <w:bCs/>
          </w:rPr>
          <w:t xml:space="preserve">Coupling pair coverage. The cross-discipline coupling validation is limited to ten predefined domain pairs. Cross-discipline evidence is currently strongest in piping-vessel coupling (22 of 26 ablation detections) and should not yet be overgeneralized to all seven discipline pairs.</w:t>
        </w:r>
      </w:ins>
    </w:p>
    <w:p>
      <w:pPr>
        <w:pStyle w:val="Compact"/>
        <w:numPr>
          <w:ilvl w:val="0"/>
          <w:numId w:val="1003"/>
        </w:numPr>
        <w:rPr>
          <w:ins w:id="231" w:author="Yuyong Kim" w:date="2026-05-10T00:00:00Z"/>
        </w:rPr>
      </w:pPr>
      <w:ins w:id="230" w:author="Yuyong Kim" w:date="2026-05-10T00:00:00Z">
        <w:r>
          <w:rPr>
            <w:b/>
            <w:bCs/>
          </w:rPr>
          <w:t xml:space="preserve">Comparison scope. The reported comparisons are an industry-baseline comparison (“ASME/API pass = compliance complete”) and internal ablations; no third-party head-to-head against a comparable KOSHA-aware multi-discipline system exists because, to our knowledge, no such system has been published.</w:t>
        </w:r>
      </w:ins>
    </w:p>
    <w:p>
      <w:pPr>
        <w:pStyle w:val="Compact"/>
        <w:numPr>
          <w:ilvl w:val="0"/>
          <w:numId w:val="1003"/>
        </w:numPr>
        <w:rPr>
          <w:ins w:id="233" w:author="Yuyong Kim" w:date="2026-05-10T00:00:00Z"/>
        </w:rPr>
      </w:pPr>
      <w:ins w:id="232" w:author="Yuyong Kim" w:date="2026-05-10T00:00:00Z">
        <w:r>
          <w:rPr>
            <w:b/>
            <w:bCs/>
          </w:rPr>
          <w:t xml:space="preserve">Twelve omitted law-article rows. Twelve of 3,102 law-article rows were excluded from the index because their statutory body text was empty in the source API response. Triage of the twelve (outputs/kosha_missing_articles_report.md) finds four are repealed (삭제) provisions for which an empty body is expected and the row is correctly excluded from the searchable index; the remaining eight require a JS-rendered re-fetch from the National Law Information Center (law.go.kr/lsScJoRltInfoR.do returns a single-page-application shell rather than the article body, and the KOSHA Smart-search endpoint cannot retrieve these specific records by doc_id). A Playwright-based scraper or migration to an alternate KOSHA OpenAPI endpoint that exposes article bodies by doc_id is documented as the engineering follow-up; this is not a research limitation.</w:t>
        </w:r>
      </w:ins>
    </w:p>
    <w:p>
      <w:pPr>
        <w:pStyle w:val="Compact"/>
        <w:numPr>
          <w:ilvl w:val="0"/>
          <w:numId w:val="1003"/>
        </w:numPr>
        <w:rPr>
          <w:ins w:id="235" w:author="Yuyong Kim" w:date="2026-05-10T00:00:00Z"/>
        </w:rPr>
      </w:pPr>
      <w:ins w:id="234" w:author="Yuyong Kim" w:date="2026-05-10T00:00:00Z">
        <w:r>
          <w:rPr>
            <w:b/>
            <w:bCs/>
          </w:rPr>
          <w:t xml:space="preserve">Independent expert validation. The principal author has 12+ years of petrochemical EPC experience; calculation-engine rules and case construction encode that domain practice. Independent validation by a disjoint expert panel — for example, a blind review of system-flagged compliance gaps by external KOSHA PSM auditors — is left to future work and is required before any claim of inter-rater reliability can be made.</w:t>
        </w:r>
      </w:ins>
    </w:p>
    <w:p>
      <w:pPr>
        <w:pStyle w:val="Compact"/>
        <w:numPr>
          <w:ilvl w:val="0"/>
          <w:numId w:val="1003"/>
        </w:numPr>
        <w:rPr>
          <w:ins w:id="237" w:author="Yuyong Kim" w:date="2026-05-10T00:00:00Z"/>
        </w:rPr>
      </w:pPr>
      <w:ins w:id="236" w:author="Yuyong Kim" w:date="2026-05-10T00:00:00Z">
        <w:r>
          <w:rPr>
            <w:b/>
            <w:bCs/>
          </w:rPr>
          <w:t xml:space="preserve">Per-discipline accuracy is self-consistency, not external fidelity. The 1.0000 per-discipline accuracy in Appendix B.1 measures runtime conformance to expected outputs that were themselves generated by the same calculation engine. It is not external fidelity to a separately validated reference. The “implementation verification, not predictive validation” framing of §6.1 applies; field-data validation is documented under future research direction (1).</w:t>
        </w:r>
      </w:ins>
    </w:p>
    <w:p>
      <w:pPr>
        <w:pStyle w:val="FirstParagraph"/>
        <w:rPr>
          <w:ins w:id="239" w:author="Yuyong Kim" w:date="2026-05-10T00:00:00Z"/>
        </w:rPr>
      </w:pPr>
      <w:ins w:id="238" w:author="Yuyong Kim" w:date="2026-05-10T00:00:00Z">
        <w:r>
          <w:t xml:space="preserve">Future research directions include: (1) field pilot validation using real plant data — both design-phase engineering calculations and operating-plant inspection records — to calibrate synthetic thresholds and regulatory trigger conditions; (2) integration with RBI and HAZOP workflows to connect system outputs directly with existing PSM documentation; (3) transition to semantic vector search using a Korean embedding model in GPU-capable deployment environments; (4) systematic expansion of the cross-discipline coupling pair set beyond the current ten pairs; and (5) a dedicated prospective study comparing system-flagged regulatory obligations with the findings of independent KOSHA PSM auditors on the same plant package.</w:t>
        </w:r>
      </w:ins>
    </w:p>
    <w:p>
      <w:r>
        <w:pict>
          <v:rect style="width:0;height:1.5pt" o:hralign="center" o:hrstd="t" o:hr="t"/>
        </w:pict>
      </w:r>
    </w:p>
    <w:bookmarkEnd w:id="63"/>
    <w:bookmarkStart w:id="64" w:name="conclusion"/>
    <w:p>
      <w:pPr>
        <w:pStyle w:val="Heading2"/>
      </w:pPr>
      <w:r>
        <w:t xml:space="preserve">9. Conclusion</w:t>
      </w:r>
    </w:p>
    <w:p>
      <w:pPr>
        <w:pStyle w:val="FirstParagraph"/>
        <w:rPr>
          <w:ins w:id="241" w:author="Yuyong Kim" w:date="2026-05-10T00:00:00Z"/>
        </w:rPr>
      </w:pPr>
      <w:ins w:id="240" w:author="Yuyong Kim" w:date="2026-05-10T00:00:00Z">
        <w:r>
          <w:t xml:space="preserve">This paper has presented an integrated platform combining standards-based calculation engines for seven process plant engineering disciplines, a four-layer hybrid verification model, and a KOSHA regulatory RAG layer applicable across the full plant lifecycle from design through operation. All 220 synthetic golden cases pass end-to-end implementation verification. A 60-scenario cross-discipline ablation shows that enabling the validator increases blocking from 0/60 to 26/60 (+0.4333), with aligned-boundary and aligned-failure subsets rising from 0.0 to 1.0; the detected signal is concentrated in piping-vessel nozzle-margin coupling (22 of 26 detections) and remains exploratory in the other coupling families. A 50-query curated retrieval benchmark shows that enhanced regulatory retrieval improves Recall@1 from 0.4400 to 0.7400 (paired-bootstrap 95% CI [+0.14, +0.48]) and MRR@10 from 0.5744 to 0.7933 (paired CI [+0.09, +0.35]) over plain BM25; Recall@3 and Recall@5 each gain +0.12 with paired CIs that include zero ([−0.02, +0.26]) and are reported for completeness rather than as primary evidence. Three representative cases provide empirical evidence that the KOSHA RAG layer identifies jurisdiction compliance gaps structurally invisible to international-code-only calculation workflows; under the prevailing industry baseline, those same three cases yield 0/3 detections versus 3/3 for the proposed system. Case 3, in which Article 256 corrosion-prevention obligations are detected despite a full ASME/API calculation pass, clearly delineates the structural limitation of calculation-only engineering review.</w:t>
        </w:r>
      </w:ins>
    </w:p>
    <w:p>
      <w:pPr>
        <w:pStyle w:val="BodyText"/>
        <w:rPr>
          <w:ins w:id="243" w:author="Yuyong Kim" w:date="2026-05-10T00:00:00Z"/>
        </w:rPr>
      </w:pPr>
      <w:ins w:id="242" w:author="Yuyong Kim" w:date="2026-05-10T00:00:00Z">
        <w:r>
          <w:t xml:space="preserve">The framework is positioned as a compliance co-pilot for HAZOP, RBI, and digital-twin workflows, not as a replacement for them. Code, golden datasets, the curated benchmark, and the index manifest are publicly released under AGPL-3.0. Future work will focus on field pilot validation with real plant data, prospective comparison with independent KOSHA PSM auditors, transition to semantic vector search, and systematic expansion of the cross-discipline coupling pair set.</w:t>
        </w:r>
      </w:ins>
    </w:p>
    <w:p>
      <w:r>
        <w:pict>
          <v:rect style="width:0;height:1.5pt" o:hralign="center" o:hrstd="t" o:hr="t"/>
        </w:pict>
      </w:r>
    </w:p>
    <w:bookmarkEnd w:id="64"/>
    <w:bookmarkStart w:id="65" w:name="acknowledgements"/>
    <w:p>
      <w:pPr>
        <w:pStyle w:val="Heading2"/>
      </w:pPr>
      <w:r>
        <w:t xml:space="preserve">Acknowledgements</w:t>
      </w:r>
    </w:p>
    <w:p>
      <w:pPr>
        <w:pStyle w:val="FirstParagraph"/>
        <w:rPr>
          <w:ins w:id="245" w:author="Yuyong Kim" w:date="2026-05-10T00:00:00Z"/>
        </w:rPr>
      </w:pPr>
      <w:ins w:id="244" w:author="Yuyong Kim" w:date="2026-05-10T00:00:00Z">
        <w:r>
          <w:t xml:space="preserve">The author thanks the JLP editorial team for handling this submission, and is grateful for the detailed and structured peer-review feedback that substantially improved the manuscript — in particular the reframing of the synthetic-data results as implementation verification, the Auditor-vs-Advisor positioning, the FFS-vs-EPC-standards subsection, the K-voting design rationale, and the per-case significance analysis. The author also thanks the Korea Occupational Safety and Health Agency for maintaining open access to the KOSHA Smart-search and KOSHA Guide APIs, without which the regulatory corpus could not have been assembled.</w:t>
        </w:r>
      </w:ins>
    </w:p>
    <w:p>
      <w:r>
        <w:pict>
          <v:rect style="width:0;height:1.5pt" o:hralign="center" o:hrstd="t" o:hr="t"/>
        </w:pict>
      </w:r>
    </w:p>
    <w:bookmarkEnd w:id="65"/>
    <w:bookmarkStart w:id="67" w:name="code-and-data-availability"/>
    <w:p>
      <w:pPr>
        <w:pStyle w:val="Heading2"/>
      </w:pPr>
      <w:r>
        <w:t xml:space="preserve">Code and Data Availability</w:t>
      </w:r>
    </w:p>
    <w:p>
      <w:pPr>
        <w:pStyle w:val="FirstParagraph"/>
        <w:rPr>
          <w:ins w:id="247" w:author="Yuyong Kim" w:date="2026-05-10T00:00:00Z"/>
        </w:rPr>
      </w:pPr>
      <w:ins w:id="246" w:author="Yuyong Kim" w:date="2026-05-10T00:00:00Z">
        <w:r>
          <w:t xml:space="preserve">Source code, golden datasets, the 60-scenario ablation set, the 50-query curated retrieval benchmark, the SQLite FTS5 index manifest, and the orchestration scripts are publicly released under the AGPL-3.0 license at https://github.com/yuyongkim/did-you-check-kosha (revision tag: jlp-revised-v1). A detailed code-to-paper mapping is provided in docs/publication/CODE_MAP.md. The KOSHA regulatory snapshot was harvested on 2026-02-28 (UTC); the manifest is at datasets/kosha/manifest.json.</w:t>
        </w:r>
      </w:ins>
    </w:p>
    <w:p>
      <w:r>
        <w:pict>
          <v:rect style="width:0;height:1.5pt" o:hralign="center" o:hrstd="t" o:hr="t"/>
        </w:pict>
      </w:r>
    </w:p>
    <w:bookmarkEnd w:id="67"/>
    <w:bookmarkStart w:id="68" w:name="acronyms"/>
    <w:p>
      <w:pPr>
        <w:pStyle w:val="Heading2"/>
      </w:pPr>
      <w:r>
        <w:t xml:space="preserve">Acronyms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Acronym</w:t>
            </w:r>
          </w:p>
        </w:tc>
        <w:tc>
          <w:tcPr/>
          <w:p>
            <w:pPr>
              <w:pStyle w:val="Compact"/>
            </w:pPr>
            <w:r>
              <w:t xml:space="preserve">Expansion</w:t>
            </w:r>
          </w:p>
        </w:tc>
      </w:tr>
      <w:tr>
        <w:tc>
          <w:tcPr/>
          <w:p>
            <w:pPr>
              <w:pStyle w:val="Compact"/>
            </w:pPr>
            <w:r>
              <w:t xml:space="preserve">ACI</w:t>
            </w:r>
          </w:p>
        </w:tc>
        <w:tc>
          <w:tcPr/>
          <w:p>
            <w:pPr>
              <w:pStyle w:val="Compact"/>
            </w:pPr>
            <w:r>
              <w:t xml:space="preserve">American Concrete Institute</w:t>
            </w:r>
          </w:p>
        </w:tc>
      </w:tr>
      <w:tr>
        <w:tc>
          <w:tcPr/>
          <w:p>
            <w:pPr>
              <w:pStyle w:val="Compact"/>
            </w:pPr>
            <w:r>
              <w:t xml:space="preserve">AGPL</w:t>
            </w:r>
          </w:p>
        </w:tc>
        <w:tc>
          <w:tcPr/>
          <w:p>
            <w:pPr>
              <w:pStyle w:val="Compact"/>
            </w:pPr>
            <w:r>
              <w:t xml:space="preserve">Affero General Public License</w:t>
            </w:r>
          </w:p>
        </w:tc>
      </w:tr>
      <w:tr>
        <w:tc>
          <w:tcPr/>
          <w:p>
            <w:pPr>
              <w:pStyle w:val="Compact"/>
            </w:pPr>
            <w:r>
              <w:t xml:space="preserve">AISC</w:t>
            </w:r>
          </w:p>
        </w:tc>
        <w:tc>
          <w:tcPr/>
          <w:p>
            <w:pPr>
              <w:pStyle w:val="Compact"/>
            </w:pPr>
            <w:r>
              <w:t xml:space="preserve">American Institute of Steel Construction</w:t>
            </w:r>
          </w:p>
        </w:tc>
      </w:tr>
      <w:tr>
        <w:tc>
          <w:tcPr/>
          <w:p>
            <w:pPr>
              <w:pStyle w:val="Compact"/>
            </w:pPr>
            <w:r>
              <w:t xml:space="preserve">API</w:t>
            </w:r>
          </w:p>
        </w:tc>
        <w:tc>
          <w:tcPr/>
          <w:p>
            <w:pPr>
              <w:pStyle w:val="Compact"/>
            </w:pPr>
            <w:r>
              <w:t xml:space="preserve">American Petroleum Institute</w:t>
            </w:r>
          </w:p>
        </w:tc>
      </w:tr>
      <w:tr>
        <w:tc>
          <w:tcPr/>
          <w:p>
            <w:pPr>
              <w:pStyle w:val="Compact"/>
            </w:pPr>
            <w:r>
              <w:t xml:space="preserve">ASME</w:t>
            </w:r>
          </w:p>
        </w:tc>
        <w:tc>
          <w:tcPr/>
          <w:p>
            <w:pPr>
              <w:pStyle w:val="Compact"/>
            </w:pPr>
            <w:r>
              <w:t xml:space="preserve">American Society of Mechanical Engineers</w:t>
            </w:r>
          </w:p>
        </w:tc>
      </w:tr>
      <w:tr>
        <w:tc>
          <w:tcPr/>
          <w:p>
            <w:pPr>
              <w:pStyle w:val="Compact"/>
            </w:pPr>
            <w:r>
              <w:t xml:space="preserve">BM25</w:t>
            </w:r>
          </w:p>
        </w:tc>
        <w:tc>
          <w:tcPr/>
          <w:p>
            <w:pPr>
              <w:pStyle w:val="Compact"/>
            </w:pPr>
            <w:r>
              <w:t xml:space="preserve">Best Matching 25 (probabilistic ranking function)</w:t>
            </w:r>
          </w:p>
        </w:tc>
      </w:tr>
      <w:tr>
        <w:tc>
          <w:tcPr/>
          <w:p>
            <w:pPr>
              <w:pStyle w:val="Compact"/>
            </w:pPr>
            <w:r>
              <w:t xml:space="preserve">CR</w:t>
            </w:r>
          </w:p>
        </w:tc>
        <w:tc>
          <w:tcPr/>
          <w:p>
            <w:pPr>
              <w:pStyle w:val="Compact"/>
            </w:pPr>
            <w:r>
              <w:t xml:space="preserve">Corrosion Rate</w:t>
            </w:r>
          </w:p>
        </w:tc>
      </w:tr>
      <w:tr>
        <w:tc>
          <w:tcPr/>
          <w:p>
            <w:pPr>
              <w:pStyle w:val="Compact"/>
            </w:pPr>
            <w:r>
              <w:t xml:space="preserve">EPC</w:t>
            </w:r>
          </w:p>
        </w:tc>
        <w:tc>
          <w:tcPr/>
          <w:p>
            <w:pPr>
              <w:pStyle w:val="Compact"/>
            </w:pPr>
            <w:r>
              <w:t xml:space="preserve">Engineering, Procurement, and Construction</w:t>
            </w:r>
          </w:p>
        </w:tc>
      </w:tr>
      <w:tr>
        <w:tc>
          <w:tcPr/>
          <w:p>
            <w:pPr>
              <w:pStyle w:val="Compact"/>
            </w:pPr>
            <w:r>
              <w:t xml:space="preserve">FFS</w:t>
            </w:r>
          </w:p>
        </w:tc>
        <w:tc>
          <w:tcPr/>
          <w:p>
            <w:pPr>
              <w:pStyle w:val="Compact"/>
            </w:pPr>
            <w:r>
              <w:t xml:space="preserve">Fitness-For-Service (per API 579-1/ASME FFS-1)</w:t>
            </w:r>
          </w:p>
        </w:tc>
      </w:tr>
      <w:tr>
        <w:tc>
          <w:tcPr/>
          <w:p>
            <w:pPr>
              <w:pStyle w:val="Compact"/>
            </w:pPr>
            <w:r>
              <w:t xml:space="preserve">FTS5</w:t>
            </w:r>
          </w:p>
        </w:tc>
        <w:tc>
          <w:tcPr/>
          <w:p>
            <w:pPr>
              <w:pStyle w:val="Compact"/>
            </w:pPr>
            <w:r>
              <w:t xml:space="preserve">Full-Text Search v5 (SQLite)</w:t>
            </w:r>
          </w:p>
        </w:tc>
      </w:tr>
      <w:tr>
        <w:tc>
          <w:tcPr/>
          <w:p>
            <w:pPr>
              <w:pStyle w:val="Compact"/>
            </w:pPr>
            <w:r>
              <w:t xml:space="preserve">HAZOP</w:t>
            </w:r>
          </w:p>
        </w:tc>
        <w:tc>
          <w:tcPr/>
          <w:p>
            <w:pPr>
              <w:pStyle w:val="Compact"/>
            </w:pPr>
            <w:r>
              <w:t xml:space="preserve">Hazard and Operability Study</w:t>
            </w:r>
          </w:p>
        </w:tc>
      </w:tr>
      <w:tr>
        <w:tc>
          <w:tcPr/>
          <w:p>
            <w:pPr>
              <w:pStyle w:val="Compact"/>
            </w:pPr>
            <w:r>
              <w:t xml:space="preserve">IEC</w:t>
            </w:r>
          </w:p>
        </w:tc>
        <w:tc>
          <w:tcPr/>
          <w:p>
            <w:pPr>
              <w:pStyle w:val="Compact"/>
            </w:pPr>
            <w:r>
              <w:t xml:space="preserve">International Electrotechnical Commission</w:t>
            </w:r>
          </w:p>
        </w:tc>
      </w:tr>
      <w:tr>
        <w:tc>
          <w:tcPr/>
          <w:p>
            <w:pPr>
              <w:pStyle w:val="Compact"/>
            </w:pPr>
            <w:r>
              <w:t xml:space="preserve">IEEE</w:t>
            </w:r>
          </w:p>
        </w:tc>
        <w:tc>
          <w:tcPr/>
          <w:p>
            <w:pPr>
              <w:pStyle w:val="Compact"/>
            </w:pPr>
            <w:r>
              <w:t xml:space="preserve">Institute of Electrical and Electronics Engineers</w:t>
            </w:r>
          </w:p>
        </w:tc>
      </w:tr>
      <w:tr>
        <w:tc>
          <w:tcPr/>
          <w:p>
            <w:pPr>
              <w:pStyle w:val="Compact"/>
            </w:pPr>
            <w:r>
              <w:t xml:space="preserve">KOSHA</w:t>
            </w:r>
          </w:p>
        </w:tc>
        <w:tc>
          <w:tcPr/>
          <w:p>
            <w:pPr>
              <w:pStyle w:val="Compact"/>
            </w:pPr>
            <w:r>
              <w:t xml:space="preserve">Korea Occupational Safety and Health Agency</w:t>
            </w:r>
          </w:p>
        </w:tc>
      </w:tr>
      <w:tr>
        <w:tc>
          <w:tcPr/>
          <w:p>
            <w:pPr>
              <w:pStyle w:val="Compact"/>
            </w:pPr>
            <w:r>
              <w:t xml:space="preserve">LLM</w:t>
            </w:r>
          </w:p>
        </w:tc>
        <w:tc>
          <w:tcPr/>
          <w:p>
            <w:pPr>
              <w:pStyle w:val="Compact"/>
            </w:pPr>
            <w:r>
              <w:t xml:space="preserve">Large Language Model</w:t>
            </w:r>
          </w:p>
        </w:tc>
      </w:tr>
      <w:tr>
        <w:tc>
          <w:tcPr/>
          <w:p>
            <w:pPr>
              <w:pStyle w:val="Compact"/>
            </w:pPr>
            <w:r>
              <w:t xml:space="preserve">MRR</w:t>
            </w:r>
          </w:p>
        </w:tc>
        <w:tc>
          <w:tcPr/>
          <w:p>
            <w:pPr>
              <w:pStyle w:val="Compact"/>
            </w:pPr>
            <w:r>
              <w:t xml:space="preserve">Mean Reciprocal Rank</w:t>
            </w:r>
          </w:p>
        </w:tc>
      </w:tr>
      <w:tr>
        <w:tc>
          <w:tcPr/>
          <w:p>
            <w:pPr>
              <w:pStyle w:val="Compact"/>
            </w:pPr>
            <w:r>
              <w:t xml:space="preserve">PSM</w:t>
            </w:r>
          </w:p>
        </w:tc>
        <w:tc>
          <w:tcPr/>
          <w:p>
            <w:pPr>
              <w:pStyle w:val="Compact"/>
            </w:pPr>
            <w:r>
              <w:t xml:space="preserve">Process Safety Management</w:t>
            </w:r>
          </w:p>
        </w:tc>
      </w:tr>
      <w:tr>
        <w:tc>
          <w:tcPr/>
          <w:p>
            <w:pPr>
              <w:pStyle w:val="Compact"/>
            </w:pPr>
            <w:r>
              <w:t xml:space="preserve">RAG</w:t>
            </w:r>
          </w:p>
        </w:tc>
        <w:tc>
          <w:tcPr/>
          <w:p>
            <w:pPr>
              <w:pStyle w:val="Compact"/>
            </w:pPr>
            <w:r>
              <w:t xml:space="preserve">Retrieval-Augmented Generation</w:t>
            </w:r>
          </w:p>
        </w:tc>
      </w:tr>
      <w:tr>
        <w:tc>
          <w:tcPr/>
          <w:p>
            <w:pPr>
              <w:pStyle w:val="Compact"/>
            </w:pPr>
            <w:r>
              <w:t xml:space="preserve">RBI</w:t>
            </w:r>
          </w:p>
        </w:tc>
        <w:tc>
          <w:tcPr/>
          <w:p>
            <w:pPr>
              <w:pStyle w:val="Compact"/>
            </w:pPr>
            <w:r>
              <w:t xml:space="preserve">Risk-Based Inspection</w:t>
            </w:r>
          </w:p>
        </w:tc>
      </w:tr>
      <w:tr>
        <w:tc>
          <w:tcPr/>
          <w:p>
            <w:pPr>
              <w:pStyle w:val="Compact"/>
            </w:pPr>
            <w:r>
              <w:t xml:space="preserve">RL</w:t>
            </w:r>
          </w:p>
        </w:tc>
        <w:tc>
          <w:tcPr/>
          <w:p>
            <w:pPr>
              <w:pStyle w:val="Compact"/>
            </w:pPr>
            <w:r>
              <w:t xml:space="preserve">Remaining Life</w:t>
            </w:r>
          </w:p>
        </w:tc>
      </w:tr>
    </w:tbl>
    <w:bookmarkEnd w:id="68"/>
    <w:bookmarkStart w:id="69" w:name="key-definitions"/>
    <w:p>
      <w:pPr>
        <w:pStyle w:val="Heading2"/>
      </w:pPr>
      <w:r>
        <w:t xml:space="preserve">Key Definitions</w:t>
      </w:r>
    </w:p>
    <w:p>
      <w:pPr>
        <w:pStyle w:val="Compact"/>
        <w:numPr>
          <w:ilvl w:val="0"/>
          <w:numId w:val="1004"/>
        </w:numPr>
        <w:rPr>
          <w:ins w:id="249" w:author="Yuyong Kim" w:date="2026-05-10T00:00:00Z"/>
        </w:rPr>
      </w:pPr>
      <w:ins w:id="248" w:author="Yuyong Kim" w:date="2026-05-10T00:00:00Z">
        <w:r>
          <w:rPr>
            <w:b/>
            <w:bCs/>
          </w:rPr>
          <w:t xml:space="preserve">Jurisdiction compliance gap — the set of regulatory obligations imposed by national statute or agency guideline (here, Korean PSM law and KOSHA technical guidelines) that are structurally absent from international engineering code calculations, such that a system may be technically code-compliant while remaining legally non-compliant under the applicable local jurisdiction (§7.1).</w:t>
        </w:r>
      </w:ins>
    </w:p>
    <w:p>
      <w:pPr>
        <w:pStyle w:val="Compact"/>
        <w:numPr>
          <w:ilvl w:val="0"/>
          <w:numId w:val="1004"/>
        </w:numPr>
        <w:rPr>
          <w:ins w:id="251" w:author="Yuyong Kim" w:date="2026-05-10T00:00:00Z"/>
        </w:rPr>
      </w:pPr>
      <w:ins w:id="250" w:author="Yuyong Kim" w:date="2026-05-10T00:00:00Z">
        <w:r>
          <w:rPr>
            <w:b/>
            <w:bCs/>
          </w:rPr>
          <w:t xml:space="preserve">K-voting — a Layer-2 verification mechanism in which K=3 calculation paths execute in parallel using deliberately varied numerical strategies, with maximum relative deviation among outputs constrained to ≤ 1%; failure invokes a tiebreaker and, on persistence, raises a no_consensus flag (§5.2, §5.4).</w:t>
        </w:r>
      </w:ins>
    </w:p>
    <w:p>
      <w:pPr>
        <w:pStyle w:val="Compact"/>
        <w:numPr>
          <w:ilvl w:val="0"/>
          <w:numId w:val="1004"/>
        </w:numPr>
        <w:rPr>
          <w:ins w:id="253" w:author="Yuyong Kim" w:date="2026-05-10T00:00:00Z"/>
        </w:rPr>
      </w:pPr>
      <w:ins w:id="252" w:author="Yuyong Kim" w:date="2026-05-10T00:00:00Z">
        <w:r>
          <w:rPr>
            <w:b/>
            <w:bCs/>
          </w:rPr>
          <w:t xml:space="preserve">Coupling validation — the cross-discipline check across ten predefined domain pairs that fires when an output of one discipline crosses a coupling threshold defined relative to another (e.g., piping reaction force vs vessel nozzle allowable; foundation settlement vs rotating-equipment alignment tolerance) (§5.3).</w:t>
        </w:r>
      </w:ins>
    </w:p>
    <w:p>
      <w:pPr>
        <w:pStyle w:val="Compact"/>
        <w:numPr>
          <w:ilvl w:val="0"/>
          <w:numId w:val="1004"/>
        </w:numPr>
        <w:rPr>
          <w:ins w:id="255" w:author="Yuyong Kim" w:date="2026-05-10T00:00:00Z"/>
        </w:rPr>
      </w:pPr>
      <w:ins w:id="254" w:author="Yuyong Kim" w:date="2026-05-10T00:00:00Z">
        <w:r>
          <w:rPr>
            <w:b/>
            <w:bCs/>
          </w:rPr>
          <w:t xml:space="preserve">Implementation verification — confirmation that the system faithfully encodes the standards and rules it claims to implement, evaluated against cases derived from the same standards. Distinguished from predictive validation, which would require performance assessment against independently sourced field data (§6.1).</w:t>
        </w:r>
      </w:ins>
    </w:p>
    <w:p>
      <w:pPr>
        <w:pStyle w:val="Compact"/>
        <w:numPr>
          <w:ilvl w:val="0"/>
          <w:numId w:val="1004"/>
        </w:numPr>
        <w:rPr>
          <w:ins w:id="257" w:author="Yuyong Kim" w:date="2026-05-10T00:00:00Z"/>
        </w:rPr>
      </w:pPr>
      <w:ins w:id="256" w:author="Yuyong Kim" w:date="2026-05-10T00:00:00Z">
        <w:r>
          <w:rPr>
            <w:b/>
            <w:bCs/>
          </w:rPr>
          <w:t xml:space="preserve">Compliance co-pilot — operating mode in which the system supports, but does not replace, established methods (HAZOP, RBI, Digital Twin) by adding jurisdiction-specific regulatory obligations at four touchpoints (before HAZOP, design review, RBI, digital-twin operation) (§7.2).</w:t>
        </w:r>
      </w:ins>
    </w:p>
    <w:p>
      <w:pPr>
        <w:pStyle w:val="Compact"/>
        <w:numPr>
          <w:ilvl w:val="0"/>
          <w:numId w:val="1004"/>
        </w:numPr>
        <w:rPr>
          <w:ins w:id="259" w:author="Yuyong Kim" w:date="2026-05-10T00:00:00Z"/>
        </w:rPr>
      </w:pPr>
      <w:ins w:id="258" w:author="Yuyong Kim" w:date="2026-05-10T00:00:00Z">
        <w:r>
          <w:rPr>
            <w:b/>
            <w:bCs/>
          </w:rPr>
          <w:t xml:space="preserve">Mandatory vs Guidance — regulatory class label attached to each retrieved KOSHA passage; mandatory = provisions of the Act, Enforcement Decree, or Rules on Occupational Safety and Health Standards; guidance = KOSHA technical guidelines (§4.3).</w:t>
        </w:r>
      </w:ins>
    </w:p>
    <w:p>
      <w:r>
        <w:pict>
          <v:rect style="width:0;height:1.5pt" o:hralign="center" o:hrstd="t" o:hr="t"/>
        </w:pict>
      </w:r>
    </w:p>
    <w:bookmarkEnd w:id="69"/>
    <w:bookmarkStart w:id="76" w:name="Xceb22bef39ff670645289b7fb9b0af3b47b6fdb"/>
    <w:p>
      <w:pPr>
        <w:pStyle w:val="Heading2"/>
      </w:pPr>
      <w:r>
        <w:t xml:space="preserve">Appendix A. Real-Plant Data-Sheet Validation (VES-REAL-001)</w:t>
      </w:r>
    </w:p>
    <w:bookmarkStart w:id="70" w:name="a.1-anonymisation-policy-and-provenance"/>
    <w:p>
      <w:pPr>
        <w:pStyle w:val="Heading3"/>
      </w:pPr>
      <w:r>
        <w:t xml:space="preserve">A.1 Anonymisation policy and provenance</w:t>
      </w:r>
    </w:p>
    <w:p>
      <w:pPr>
        <w:pStyle w:val="FirstParagraph"/>
        <w:rPr>
          <w:ins w:id="261" w:author="Yuyong Kim" w:date="2026-05-10T00:00:00Z"/>
        </w:rPr>
      </w:pPr>
      <w:ins w:id="260" w:author="Yuyong Kim" w:date="2026-05-10T00:00:00Z">
        <w:r>
          <w:t xml:space="preserve">This appendix exercises the proposed framework against a real engineering data sheet drawn from an operating petrochemical project. All client, contractor, licensor, personnel, location, project-name, document-ID, and equipment-tag identifiers were stripped before the data sheet was carried into this manuscript or any version-controlled artefact in the repository. The case is referred to throughout this paper, the supporting scripts, and the JSON/Markdown evidence files only as VES-REAL-001. The technical specifications below — material, design and operating pressures and temperatures, dimensions, corrosion allowance, joint-efficiency assumption, fluid specific gravity — are reproduced as supplied by the data sheet and contain no information that could re-identify the source plant, vendor, or design house. No image, watermark, page header, or layout fragment from the source PDF has been embedded in this manuscript. The source PDF itself is retained outside the publication tree (docs/publication/submissions/Plant_data/, not part of the version-controlled paper bundle) and is not redistributed.</w:t>
        </w:r>
      </w:ins>
    </w:p>
    <w:bookmarkEnd w:id="70"/>
    <w:bookmarkStart w:id="71" w:name="a.2-anonymised-vessel-specification"/>
    <w:p>
      <w:pPr>
        <w:pStyle w:val="Heading3"/>
      </w:pPr>
      <w:r>
        <w:t xml:space="preserve">A.2 Anonymised vessel specification</w:t>
      </w:r>
    </w:p>
    <w:p>
      <w:pPr>
        <w:pStyle w:val="FirstParagraph"/>
        <w:rPr>
          <w:ins w:id="263" w:author="Yuyong Kim" w:date="2026-05-10T00:00:00Z"/>
        </w:rPr>
      </w:pPr>
      <w:ins w:id="262" w:author="Yuyong Kim" w:date="2026-05-10T00:00:00Z">
        <w:r>
          <w:t xml:space="preserve">The vessel under test is a cryogenic flare knockout drum.</w:t>
        </w:r>
      </w:ins>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Service</w:t>
            </w:r>
          </w:p>
        </w:tc>
        <w:tc>
          <w:tcPr/>
          <w:p>
            <w:pPr>
              <w:pStyle w:val="Compact"/>
            </w:pPr>
            <w:r>
              <w:t xml:space="preserve">cryogenic flare knockout drum (anonymised real-plant)</w:t>
            </w:r>
          </w:p>
        </w:tc>
      </w:tr>
      <w:tr>
        <w:tc>
          <w:tcPr/>
          <w:p>
            <w:pPr>
              <w:pStyle w:val="Compact"/>
            </w:pPr>
            <w:r>
              <w:t xml:space="preserve">Material — shell and heads</w:t>
            </w:r>
          </w:p>
        </w:tc>
        <w:tc>
          <w:tcPr/>
          <w:p>
            <w:pPr>
              <w:pStyle w:val="Compact"/>
            </w:pPr>
            <w:r>
              <w:t xml:space="preserve">SA-240 Type 304/304L (austenitic stainless, dual-cert)</w:t>
            </w:r>
          </w:p>
        </w:tc>
      </w:tr>
      <w:tr>
        <w:tc>
          <w:tcPr/>
          <w:p>
            <w:pPr>
              <w:pStyle w:val="Compact"/>
            </w:pPr>
            <w:r>
              <w:t xml:space="preserve">Design pressure</w:t>
            </w:r>
          </w:p>
        </w:tc>
        <w:tc>
          <w:tcPr/>
          <w:p>
            <w:pPr>
              <w:pStyle w:val="Compact"/>
            </w:pPr>
            <w:r>
              <w:t xml:space="preserve">3.5 kg/cm²(g) ≈ 0.343 MPa(g)</w:t>
            </w:r>
            <w:r>
              <w:t xml:space="preserve"> </w:t>
            </w:r>
            <w:r>
              <w:rPr>
                <w:b/>
                <w:bCs/>
              </w:rPr>
              <w:t xml:space="preserve">and Full Vacuum</w:t>
            </w:r>
          </w:p>
        </w:tc>
      </w:tr>
      <w:tr>
        <w:tc>
          <w:tcPr/>
          <w:p>
            <w:pPr>
              <w:pStyle w:val="Compact"/>
            </w:pPr>
            <w:r>
              <w:t xml:space="preserve">Design temperature</w:t>
            </w:r>
          </w:p>
        </w:tc>
        <w:tc>
          <w:tcPr/>
          <w:p>
            <w:pPr>
              <w:pStyle w:val="Compact"/>
            </w:pPr>
            <w:r>
              <w:t xml:space="preserve">190 °C / -190 °C (dual range)</w:t>
            </w:r>
          </w:p>
        </w:tc>
      </w:tr>
      <w:tr>
        <w:tc>
          <w:tcPr/>
          <w:p>
            <w:pPr>
              <w:pStyle w:val="Compact"/>
            </w:pPr>
            <w:r>
              <w:t xml:space="preserve">Operating P / T</w:t>
            </w:r>
          </w:p>
        </w:tc>
        <w:tc>
          <w:tcPr/>
          <w:p>
            <w:pPr>
              <w:pStyle w:val="Compact"/>
            </w:pPr>
            <w:r>
              <w:t xml:space="preserve">1.5 kg/cm²(g) / 15.3 °C / -90.5 °C</w:t>
            </w:r>
          </w:p>
        </w:tc>
      </w:tr>
      <w:tr>
        <w:tc>
          <w:tcPr/>
          <w:p>
            <w:pPr>
              <w:pStyle w:val="Compact"/>
            </w:pPr>
            <w:r>
              <w:t xml:space="preserve">Inside diameter</w:t>
            </w:r>
          </w:p>
        </w:tc>
        <w:tc>
          <w:tcPr/>
          <w:p>
            <w:pPr>
              <w:pStyle w:val="Compact"/>
            </w:pPr>
            <w:r>
              <w:t xml:space="preserve">5,000 mm (R = 2,500 mm)</w:t>
            </w:r>
          </w:p>
        </w:tc>
      </w:tr>
      <w:tr>
        <w:tc>
          <w:tcPr/>
          <w:p>
            <w:pPr>
              <w:pStyle w:val="Compact"/>
            </w:pPr>
            <w:r>
              <w:t xml:space="preserve">Tangent-to-tangent length</w:t>
            </w:r>
          </w:p>
        </w:tc>
        <w:tc>
          <w:tcPr/>
          <w:p>
            <w:pPr>
              <w:pStyle w:val="Compact"/>
            </w:pPr>
            <w:r>
              <w:t xml:space="preserve">20,400 mm</w:t>
            </w:r>
          </w:p>
        </w:tc>
      </w:tr>
      <w:tr>
        <w:tc>
          <w:tcPr/>
          <w:p>
            <w:pPr>
              <w:pStyle w:val="Compact"/>
            </w:pPr>
            <w:r>
              <w:t xml:space="preserve">Corrosion allowance</w:t>
            </w:r>
          </w:p>
        </w:tc>
        <w:tc>
          <w:tcPr/>
          <w:p>
            <w:pPr>
              <w:pStyle w:val="Compact"/>
            </w:pPr>
            <w:r>
              <w:t xml:space="preserve">NIL (0 mm)</w:t>
            </w:r>
          </w:p>
        </w:tc>
      </w:tr>
      <w:tr>
        <w:tc>
          <w:tcPr/>
          <w:p>
            <w:pPr>
              <w:pStyle w:val="Compact"/>
            </w:pPr>
            <w:r>
              <w:t xml:space="preserve">Joint efficiency</w:t>
            </w:r>
          </w:p>
        </w:tc>
        <w:tc>
          <w:tcPr/>
          <w:p>
            <w:pPr>
              <w:pStyle w:val="Compact"/>
            </w:pPr>
            <w:r>
              <w:rPr>
                <w:b/>
                <w:bCs/>
              </w:rPr>
              <w:t xml:space="preserve">Not stated on the data sheet — assumed E = 1.0</w:t>
            </w:r>
            <w:r>
              <w:t xml:space="preserve"> </w:t>
            </w:r>
            <w:r>
              <w:t xml:space="preserve">corresponding to full radiography per ASME Section VIII Div.1 UW-12, conventional for flare-service vessels (assumption explicit; see §A.4)</w:t>
            </w:r>
          </w:p>
        </w:tc>
      </w:tr>
      <w:tr>
        <w:tc>
          <w:tcPr/>
          <w:p>
            <w:pPr>
              <w:pStyle w:val="Compact"/>
            </w:pPr>
            <w:r>
              <w:t xml:space="preserve">Liquid specific gravity</w:t>
            </w:r>
          </w:p>
        </w:tc>
        <w:tc>
          <w:tcPr/>
          <w:p>
            <w:pPr>
              <w:pStyle w:val="Compact"/>
            </w:pPr>
            <w:r>
              <w:t xml:space="preserve">0.61</w:t>
            </w:r>
          </w:p>
        </w:tc>
      </w:tr>
    </w:tbl>
    <w:p>
      <w:pPr>
        <w:pStyle w:val="BodyText"/>
        <w:rPr>
          <w:ins w:id="265" w:author="Yuyong Kim" w:date="2026-05-10T00:00:00Z"/>
        </w:rPr>
      </w:pPr>
      <w:ins w:id="264" w:author="Yuyong Kim" w:date="2026-05-10T00:00:00Z">
        <w:r>
          <w:rPr>
            <w:b/>
            <w:bCs/>
          </w:rPr>
          <w:t xml:space="preserve">Source of all numbers below: outputs/real_case_ves001_rag.json produced by scripts/run_real_case_ves001_rag.py. No number in this appendix has been edited by hand.</w:t>
        </w:r>
      </w:ins>
    </w:p>
    <w:bookmarkEnd w:id="71"/>
    <w:bookmarkStart w:id="72" w:name="a.3-calculation-engine-output"/>
    <w:p>
      <w:pPr>
        <w:pStyle w:val="Heading3"/>
      </w:pPr>
      <w:r>
        <w:t xml:space="preserve">A.3 Calculation-engine output</w:t>
      </w:r>
    </w:p>
    <w:p>
      <w:pPr>
        <w:pStyle w:val="FirstParagraph"/>
        <w:rPr>
          <w:ins w:id="267" w:author="Yuyong Kim" w:date="2026-05-10T00:00:00Z"/>
        </w:rPr>
      </w:pPr>
      <w:ins w:id="266" w:author="Yuyong Kim" w:date="2026-05-10T00:00:00Z">
        <w:r>
          <w:t xml:space="preserve">The cryogenic side (-190 °C) is outside the input-validation range of the deployed Layer-1 schema (-50 °C ≤ design_temperature_c ≤ 650 °C). The full four-layer engine is therefore run on the +190 °C side; the cryogenic side is treated by directly invoking the underlying ASME Section VIII Div.1 UG-27 routine (src/vessel/calculations.py :: calculate_required_shell_thickness_mm) with the lowest-tabulated allowable stress (S at 20 °C = 132.0 MPa for SA-240-304L), which is the conventional surrogate for cryogenic shell sizing because allowable stress is not raised below 20 °C. Material toughness for the -190 °C MDMT is governed by ASME Section VIII UHA-51 impact-test rules and is out of scope of the current calculation engine; this is reported honestly here rather than back-filled.</w:t>
        </w:r>
      </w:ins>
    </w:p>
    <w:p>
      <w:pPr>
        <w:pStyle w:val="BodyText"/>
        <w:rPr>
          <w:ins w:id="269" w:author="Yuyong Kim" w:date="2026-05-10T00:00:00Z"/>
        </w:rPr>
      </w:pPr>
      <w:ins w:id="268" w:author="Yuyong Kim" w:date="2026-05-10T00:00:00Z">
        <w:r>
          <w:rPr>
            <w:b/>
            <w:bCs/>
          </w:rPr>
          <w:t xml:space="preserve">Direct UG-27 results (formula t = (P·R) / (S·E - 0.6·P) + CA):</w:t>
        </w:r>
      </w:ins>
    </w:p>
    <w:tbl>
      <w:tblPr>
        <w:tblStyle w:val="Table"/>
        <w:tblW w:type="pct" w:w="5000"/>
        <w:tblLayout w:type="fixed"/>
        <w:tblLook w:firstRow="1" w:lastRow="0" w:firstColumn="0" w:lastColumn="0" w:noHBand="0" w:noVBand="0" w:val="0020"/>
      </w:tblPr>
      <w:tblGrid>
        <w:gridCol w:w="1250"/>
        <w:gridCol w:w="1667"/>
        <w:gridCol w:w="1667"/>
        <w:gridCol w:w="1667"/>
        <w:gridCol w:w="1667"/>
      </w:tblGrid>
      <w:tr>
        <w:trPr>
          <w:tblHeader w:val="on"/>
        </w:trPr>
        <w:tc>
          <w:tcPr/>
          <w:p>
            <w:pPr>
              <w:pStyle w:val="Compact"/>
            </w:pPr>
            <w:r>
              <w:t xml:space="preserve">Side</w:t>
            </w:r>
          </w:p>
        </w:tc>
        <w:tc>
          <w:tcPr/>
          <w:p>
            <w:pPr>
              <w:pStyle w:val="Compact"/>
              <w:jc w:val="right"/>
            </w:pPr>
            <w:r>
              <w:t xml:space="preserve">Allowable stress S (MPa)</w:t>
            </w:r>
          </w:p>
        </w:tc>
        <w:tc>
          <w:tcPr/>
          <w:p>
            <w:pPr>
              <w:pStyle w:val="Compact"/>
              <w:jc w:val="right"/>
            </w:pPr>
            <w:r>
              <w:t xml:space="preserve">t_required_shell (mm)</w:t>
            </w:r>
          </w:p>
        </w:tc>
        <w:tc>
          <w:tcPr/>
          <w:p>
            <w:pPr>
              <w:pStyle w:val="Compact"/>
              <w:jc w:val="right"/>
            </w:pPr>
            <w:r>
              <w:t xml:space="preserve">Reverse pressure (MPa)</w:t>
            </w:r>
          </w:p>
        </w:tc>
        <w:tc>
          <w:tcPr/>
          <w:p>
            <w:pPr>
              <w:pStyle w:val="Compact"/>
              <w:jc w:val="right"/>
            </w:pPr>
            <w:r>
              <w:t xml:space="preserve">Reverse deviation (%)</w:t>
            </w:r>
          </w:p>
        </w:tc>
      </w:tr>
      <w:tr>
        <w:tc>
          <w:tcPr/>
          <w:p>
            <w:pPr>
              <w:pStyle w:val="Compact"/>
            </w:pPr>
            <w:r>
              <w:t xml:space="preserve">Hot (+190 °C)</w:t>
            </w:r>
          </w:p>
        </w:tc>
        <w:tc>
          <w:tcPr/>
          <w:p>
            <w:pPr>
              <w:pStyle w:val="Compact"/>
              <w:jc w:val="right"/>
            </w:pPr>
            <w:r>
              <w:t xml:space="preserve">118.700</w:t>
            </w:r>
          </w:p>
        </w:tc>
        <w:tc>
          <w:tcPr/>
          <w:p>
            <w:pPr>
              <w:pStyle w:val="Compact"/>
              <w:jc w:val="right"/>
            </w:pPr>
            <w:r>
              <w:rPr>
                <w:b/>
                <w:bCs/>
              </w:rPr>
              <w:t xml:space="preserve">7.237</w:t>
            </w:r>
          </w:p>
        </w:tc>
        <w:tc>
          <w:tcPr/>
          <w:p>
            <w:pPr>
              <w:pStyle w:val="Compact"/>
              <w:jc w:val="right"/>
            </w:pPr>
            <w:r>
              <w:t xml:space="preserve">0.3430</w:t>
            </w:r>
          </w:p>
        </w:tc>
        <w:tc>
          <w:tcPr/>
          <w:p>
            <w:pPr>
              <w:pStyle w:val="Compact"/>
              <w:jc w:val="right"/>
            </w:pPr>
            <w:r>
              <w:t xml:space="preserve">&lt; 1×10⁻¹³</w:t>
            </w:r>
          </w:p>
        </w:tc>
      </w:tr>
      <w:tr>
        <w:tc>
          <w:tcPr/>
          <w:p>
            <w:pPr>
              <w:pStyle w:val="Compact"/>
            </w:pPr>
            <w:r>
              <w:t xml:space="preserve">Cold (-190 °C, S@20 °C)</w:t>
            </w:r>
          </w:p>
        </w:tc>
        <w:tc>
          <w:tcPr/>
          <w:p>
            <w:pPr>
              <w:pStyle w:val="Compact"/>
              <w:jc w:val="right"/>
            </w:pPr>
            <w:r>
              <w:t xml:space="preserve">132.000</w:t>
            </w:r>
          </w:p>
        </w:tc>
        <w:tc>
          <w:tcPr/>
          <w:p>
            <w:pPr>
              <w:pStyle w:val="Compact"/>
              <w:jc w:val="right"/>
            </w:pPr>
            <w:r>
              <w:t xml:space="preserve">6.506</w:t>
            </w:r>
          </w:p>
        </w:tc>
        <w:tc>
          <w:tcPr/>
          <w:p>
            <w:pPr>
              <w:pStyle w:val="Compact"/>
              <w:jc w:val="right"/>
            </w:pPr>
            <w:r>
              <w:t xml:space="preserve">0.3430</w:t>
            </w:r>
          </w:p>
        </w:tc>
        <w:tc>
          <w:tcPr/>
          <w:p>
            <w:pPr>
              <w:pStyle w:val="Compact"/>
              <w:jc w:val="right"/>
            </w:pPr>
            <w:r>
              <w:t xml:space="preserve">0.0000</w:t>
            </w:r>
          </w:p>
        </w:tc>
      </w:tr>
    </w:tbl>
    <w:p>
      <w:pPr>
        <w:pStyle w:val="BodyText"/>
        <w:rPr>
          <w:ins w:id="271" w:author="Yuyong Kim" w:date="2026-05-10T00:00:00Z"/>
        </w:rPr>
      </w:pPr>
      <w:ins w:id="270" w:author="Yuyong Kim" w:date="2026-05-10T00:00:00Z">
        <w:r>
          <w:t xml:space="preserve">The hot side governs: the controlling required shell thickness is 7.237 mm. The Layer-4 reverse-pressure check returns the design pressure to within machine epsilon (deviation &lt; 0.001 %), as expected for an internally consistent UG-27 forward/reverse pair.</w:t>
        </w:r>
      </w:ins>
    </w:p>
    <w:p>
      <w:pPr>
        <w:pStyle w:val="BodyText"/>
        <w:rPr>
          <w:ins w:id="273" w:author="Yuyong Kim" w:date="2026-05-10T00:00:00Z"/>
        </w:rPr>
      </w:pPr>
      <w:ins w:id="272" w:author="Yuyong Kim" w:date="2026-05-10T00:00:00Z">
        <w:r>
          <w:rPr>
            <w:b/>
            <w:bCs/>
          </w:rPr>
          <w:t xml:space="preserve">Engine full-run hot-side dimensional metrics (E = 1.0; horizontal drum; 2:1 ellipsoidal heads default):</w:t>
        </w:r>
      </w:ins>
    </w:p>
    <w:p>
      <w:pPr>
        <w:pStyle w:val="Compact"/>
        <w:numPr>
          <w:ilvl w:val="0"/>
          <w:numId w:val="1005"/>
        </w:numPr>
        <w:rPr>
          <w:ins w:id="275" w:author="Yuyong Kim" w:date="2026-05-10T00:00:00Z"/>
        </w:rPr>
      </w:pPr>
      <w:ins w:id="274" w:author="Yuyong Kim" w:date="2026-05-10T00:00:00Z">
        <w:r>
          <w:t xml:space="preserve">diameter = 5,000.0 mm; governing span = 20,400.0 mm; head-depth (default) = 1,250.0 mm</w:t>
        </w:r>
      </w:ins>
    </w:p>
    <w:p>
      <w:pPr>
        <w:pStyle w:val="Compact"/>
        <w:numPr>
          <w:ilvl w:val="0"/>
          <w:numId w:val="1005"/>
        </w:numPr>
        <w:rPr>
          <w:ins w:id="277" w:author="Yuyong Kim" w:date="2026-05-10T00:00:00Z"/>
        </w:rPr>
      </w:pPr>
      <w:ins w:id="276" w:author="Yuyong Kim" w:date="2026-05-10T00:00:00Z">
        <w:r>
          <w:t xml:space="preserve">shell surface area = 320.442 m²; estimated internal volume = 433.278 m³</w:t>
        </w:r>
      </w:ins>
    </w:p>
    <w:p>
      <w:pPr>
        <w:pStyle w:val="Compact"/>
        <w:numPr>
          <w:ilvl w:val="0"/>
          <w:numId w:val="1005"/>
        </w:numPr>
        <w:rPr>
          <w:ins w:id="279" w:author="Yuyong Kim" w:date="2026-05-10T00:00:00Z"/>
        </w:rPr>
      </w:pPr>
      <w:ins w:id="278" w:author="Yuyong Kim" w:date="2026-05-10T00:00:00Z">
        <w:r>
          <w:t xml:space="preserve">slenderness L/D = 4.08 (no high-L/D warning)</w:t>
        </w:r>
      </w:ins>
    </w:p>
    <w:p>
      <w:pPr>
        <w:pStyle w:val="Compact"/>
        <w:numPr>
          <w:ilvl w:val="0"/>
          <w:numId w:val="1005"/>
        </w:numPr>
        <w:rPr>
          <w:ins w:id="281" w:author="Yuyong Kim" w:date="2026-05-10T00:00:00Z"/>
        </w:rPr>
      </w:pPr>
      <w:ins w:id="280" w:author="Yuyong Kim" w:date="2026-05-10T00:00:00Z">
        <w:r>
          <w:t xml:space="preserve">screening confidence = medium; flags = {red_flags: [], warnings: ['DATA.VESSEL_DIMENSION_CONTEXT_MISSING']} — the warning is raised because the data sheet does not state the head depth; the engine substituted its 2:1-ellipsoidal default</w:t>
        </w:r>
      </w:ins>
    </w:p>
    <w:p>
      <w:pPr>
        <w:pStyle w:val="Compact"/>
        <w:numPr>
          <w:ilvl w:val="0"/>
          <w:numId w:val="1005"/>
        </w:numPr>
        <w:rPr>
          <w:ins w:id="283" w:author="Yuyong Kim" w:date="2026-05-10T00:00:00Z"/>
        </w:rPr>
      </w:pPr>
      <w:ins w:id="282" w:author="Yuyong Kim" w:date="2026-05-10T00:00:00Z">
        <w:r>
          <w:t xml:space="preserve">FFS / remaining-life screening fields are not reported here: a plausible current_thickness_mm was supplied only because the engine schema requires a positive value, and using it would inject a non-data-sheet number into a manuscript table. The script flags this caveat explicitly.</w:t>
        </w:r>
      </w:ins>
    </w:p>
    <w:p>
      <w:pPr>
        <w:pStyle w:val="FirstParagraph"/>
        <w:rPr>
          <w:ins w:id="285" w:author="Yuyong Kim" w:date="2026-05-10T00:00:00Z"/>
        </w:rPr>
      </w:pPr>
      <w:ins w:id="284" w:author="Yuyong Kim" w:date="2026-05-10T00:00:00Z">
        <w:r>
          <w:rPr>
            <w:b/>
            <w:bCs/>
          </w:rPr>
          <w:t xml:space="preserve">Engine full-run cold-side outcome. As expected, Layer-1 returns the red flag STD.OUT_OF_SCOPE_APPLICATION (“Temperature out of range: -190.0”) together with the dimension-context warning above. The cold-side response is therefore not used for thickness sizing in this appendix; the directly-computed UG-27 number (6.506 mm) is used instead.</w:t>
        </w:r>
      </w:ins>
    </w:p>
    <w:bookmarkEnd w:id="72"/>
    <w:bookmarkStart w:id="73" w:name="X8732cf3cf7268cce07306d7198b15d77aaa50b2"/>
    <w:p>
      <w:pPr>
        <w:pStyle w:val="Heading3"/>
      </w:pPr>
      <w:r>
        <w:t xml:space="preserve">A.4 KOSHA RAG retrieval — both query variants</w:t>
      </w:r>
    </w:p>
    <w:p>
      <w:pPr>
        <w:pStyle w:val="FirstParagraph"/>
        <w:rPr>
          <w:ins w:id="287" w:author="Yuyong Kim" w:date="2026-05-10T00:00:00Z"/>
        </w:rPr>
      </w:pPr>
      <w:ins w:id="286" w:author="Yuyong Kim" w:date="2026-05-10T00:00:00Z">
        <w:r>
          <w:t xml:space="preserve">Two query variants were issued through the same retrieval code path used in the rest of the paper (src.rag.local_kosha_rag.search_index against the live SQLite FTS index).</w:t>
        </w:r>
      </w:ins>
    </w:p>
    <w:p>
      <w:pPr>
        <w:pStyle w:val="BodyText"/>
        <w:rPr>
          <w:ins w:id="289" w:author="Yuyong Kim" w:date="2026-05-10T00:00:00Z"/>
        </w:rPr>
      </w:pPr>
      <w:ins w:id="288" w:author="Yuyong Kim" w:date="2026-05-10T00:00:00Z">
        <w:r>
          <w:rPr>
            <w:b/>
            <w:bCs/>
          </w:rPr>
          <w:t xml:space="preserve">Variant A — generic_cryogenic_flare_drum_en (discipline filter = vessel). Spec-faithful natural query: “cryogenic flare knockout drum austenitic stainless steel pressure vessel low temperature service full vacuum 압력용기 저온 플레어”. Returns 10/10 vessel-discipline hits: 2 mandatory law-article hits + 8 KOSHA technical guides. Top-3:</w:t>
        </w:r>
      </w:ins>
    </w:p>
    <w:tbl>
      <w:tblPr>
        <w:tblStyle w:val="Table"/>
        <w:tblW w:type="pct" w:w="5000"/>
        <w:tblLayout w:type="fixed"/>
        <w:tblLook w:firstRow="1" w:lastRow="0" w:firstColumn="0" w:lastColumn="0" w:noHBand="0" w:noVBand="0" w:val="0020"/>
      </w:tblPr>
      <w:tblGrid>
        <w:gridCol w:w="2436"/>
        <w:gridCol w:w="1827"/>
        <w:gridCol w:w="1827"/>
        <w:gridCol w:w="1827"/>
      </w:tblGrid>
      <w:tr>
        <w:trPr>
          <w:tblHeader w:val="on"/>
        </w:trPr>
        <w:tc>
          <w:tcPr/>
          <w:p>
            <w:pPr>
              <w:pStyle w:val="Compact"/>
              <w:jc w:val="right"/>
            </w:pPr>
            <w:r>
              <w:t xml:space="preserve">Rank</w:t>
            </w:r>
          </w:p>
        </w:tc>
        <w:tc>
          <w:tcPr/>
          <w:p>
            <w:pPr>
              <w:pStyle w:val="Compact"/>
            </w:pPr>
            <w:r>
              <w:t xml:space="preserve">Class</w:t>
            </w:r>
          </w:p>
        </w:tc>
        <w:tc>
          <w:tcPr/>
          <w:p>
            <w:pPr>
              <w:pStyle w:val="Compact"/>
            </w:pPr>
            <w:r>
              <w:t xml:space="preserve">reference_code</w:t>
            </w:r>
          </w:p>
        </w:tc>
        <w:tc>
          <w:tcPr/>
          <w:p>
            <w:pPr>
              <w:pStyle w:val="Compact"/>
            </w:pPr>
            <w:r>
              <w:t xml:space="preserve">Title</w:t>
            </w:r>
          </w:p>
        </w:tc>
      </w:tr>
      <w:tr>
        <w:tc>
          <w:tcPr/>
          <w:p>
            <w:pPr>
              <w:pStyle w:val="Compact"/>
              <w:jc w:val="right"/>
            </w:pPr>
            <w:r>
              <w:t xml:space="preserve">1</w:t>
            </w:r>
          </w:p>
        </w:tc>
        <w:tc>
          <w:tcPr/>
          <w:p>
            <w:pPr>
              <w:pStyle w:val="Compact"/>
            </w:pPr>
            <w:r>
              <w:t xml:space="preserve">guidance</w:t>
            </w:r>
          </w:p>
        </w:tc>
        <w:tc>
          <w:tcPr/>
          <w:p>
            <w:pPr>
              <w:pStyle w:val="Compact"/>
            </w:pPr>
            <w:r>
              <w:rPr>
                <w:rStyle w:val="VerbatimChar"/>
              </w:rPr>
              <w:t xml:space="preserve">M-111-2015</w:t>
            </w:r>
          </w:p>
        </w:tc>
        <w:tc>
          <w:tcPr/>
          <w:p>
            <w:pPr>
              <w:pStyle w:val="Compact"/>
            </w:pPr>
            <w:r>
              <w:t xml:space="preserve">압력용기의 용접설계에 관한 기술지침 (Pressure Vessel Weld Design Technical Guide)</w:t>
            </w:r>
          </w:p>
        </w:tc>
      </w:tr>
      <w:tr>
        <w:tc>
          <w:tcPr/>
          <w:p>
            <w:pPr>
              <w:pStyle w:val="Compact"/>
              <w:jc w:val="right"/>
            </w:pPr>
            <w:r>
              <w:t xml:space="preserve">2</w:t>
            </w:r>
          </w:p>
        </w:tc>
        <w:tc>
          <w:tcPr/>
          <w:p>
            <w:pPr>
              <w:pStyle w:val="Compact"/>
            </w:pPr>
            <w:r>
              <w:t xml:space="preserve">mandatory</w:t>
            </w:r>
          </w:p>
        </w:tc>
        <w:tc>
          <w:tcPr/>
          <w:p>
            <w:pPr>
              <w:pStyle w:val="Compact"/>
            </w:pPr>
            <w:r>
              <w:rPr>
                <w:rStyle w:val="VerbatimChar"/>
              </w:rPr>
              <w:t xml:space="preserve">KOSHA05_안전검사 고시 제9조</w:t>
            </w:r>
          </w:p>
        </w:tc>
        <w:tc>
          <w:tcPr/>
          <w:p>
            <w:pPr>
              <w:pStyle w:val="Compact"/>
            </w:pPr>
            <w:r>
              <w:t xml:space="preserve">안전검사 고시 제9조 정의 (Safety Inspection Notification, Article 9 — Definitions)</w:t>
            </w:r>
          </w:p>
        </w:tc>
      </w:tr>
      <w:tr>
        <w:tc>
          <w:tcPr/>
          <w:p>
            <w:pPr>
              <w:pStyle w:val="Compact"/>
              <w:jc w:val="right"/>
            </w:pPr>
            <w:r>
              <w:t xml:space="preserve">3</w:t>
            </w:r>
          </w:p>
        </w:tc>
        <w:tc>
          <w:tcPr/>
          <w:p>
            <w:pPr>
              <w:pStyle w:val="Compact"/>
            </w:pPr>
            <w:r>
              <w:t xml:space="preserve">guidance</w:t>
            </w:r>
          </w:p>
        </w:tc>
        <w:tc>
          <w:tcPr/>
          <w:p>
            <w:pPr>
              <w:pStyle w:val="Compact"/>
            </w:pPr>
            <w:r>
              <w:rPr>
                <w:rStyle w:val="VerbatimChar"/>
              </w:rPr>
              <w:t xml:space="preserve">M-69-2012</w:t>
            </w:r>
          </w:p>
        </w:tc>
        <w:tc>
          <w:tcPr/>
          <w:p>
            <w:pPr>
              <w:pStyle w:val="Compact"/>
            </w:pPr>
            <w:r>
              <w:t xml:space="preserve">압력용기의 잔여수명 평가에 관한 기술지침 (Pressure Vessel Remaining-Life Assessment Technical Guide)</w:t>
            </w:r>
          </w:p>
        </w:tc>
      </w:tr>
    </w:tbl>
    <w:p>
      <w:pPr>
        <w:pStyle w:val="BodyText"/>
        <w:rPr>
          <w:ins w:id="291" w:author="Yuyong Kim" w:date="2026-05-10T00:00:00Z"/>
        </w:rPr>
      </w:pPr>
      <w:ins w:id="290" w:author="Yuyong Kim" w:date="2026-05-10T00:00:00Z">
        <w:r>
          <w:rPr>
            <w:b/>
            <w:bCs/>
          </w:rPr>
          <w:t xml:space="preserve">Variant B — narrow_cryogenic_kr_terms (no discipline filter). Narrower probe: “저온 cryogenic 플레어 flare 스테인리스 stainless 압력용기 산업안전보건 process safety”. Returns 10/10 hits: 1 mandatory law-article hit + 9 KOSHA guides / PSM technical-support documents. Top-3:</w:t>
        </w:r>
      </w:ins>
    </w:p>
    <w:tbl>
      <w:tblPr>
        <w:tblStyle w:val="Table"/>
        <w:tblW w:type="pct" w:w="5000"/>
        <w:tblLayout w:type="fixed"/>
        <w:tblLook w:firstRow="1" w:lastRow="0" w:firstColumn="0" w:lastColumn="0" w:noHBand="0" w:noVBand="0" w:val="0020"/>
      </w:tblPr>
      <w:tblGrid>
        <w:gridCol w:w="2436"/>
        <w:gridCol w:w="1827"/>
        <w:gridCol w:w="1827"/>
        <w:gridCol w:w="1827"/>
      </w:tblGrid>
      <w:tr>
        <w:trPr>
          <w:tblHeader w:val="on"/>
        </w:trPr>
        <w:tc>
          <w:tcPr/>
          <w:p>
            <w:pPr>
              <w:pStyle w:val="Compact"/>
              <w:jc w:val="right"/>
            </w:pPr>
            <w:r>
              <w:t xml:space="preserve">Rank</w:t>
            </w:r>
          </w:p>
        </w:tc>
        <w:tc>
          <w:tcPr/>
          <w:p>
            <w:pPr>
              <w:pStyle w:val="Compact"/>
            </w:pPr>
            <w:r>
              <w:t xml:space="preserve">Class</w:t>
            </w:r>
          </w:p>
        </w:tc>
        <w:tc>
          <w:tcPr/>
          <w:p>
            <w:pPr>
              <w:pStyle w:val="Compact"/>
            </w:pPr>
            <w:r>
              <w:t xml:space="preserve">reference_code</w:t>
            </w:r>
          </w:p>
        </w:tc>
        <w:tc>
          <w:tcPr/>
          <w:p>
            <w:pPr>
              <w:pStyle w:val="Compact"/>
            </w:pPr>
            <w:r>
              <w:t xml:space="preserve">Title</w:t>
            </w:r>
          </w:p>
        </w:tc>
      </w:tr>
      <w:tr>
        <w:tc>
          <w:tcPr/>
          <w:p>
            <w:pPr>
              <w:pStyle w:val="Compact"/>
              <w:jc w:val="right"/>
            </w:pPr>
            <w:r>
              <w:t xml:space="preserve">1</w:t>
            </w:r>
          </w:p>
        </w:tc>
        <w:tc>
          <w:tcPr/>
          <w:p>
            <w:pPr>
              <w:pStyle w:val="Compact"/>
            </w:pPr>
            <w:r>
              <w:t xml:space="preserve">guidance</w:t>
            </w:r>
          </w:p>
        </w:tc>
        <w:tc>
          <w:tcPr/>
          <w:p>
            <w:pPr>
              <w:pStyle w:val="Compact"/>
            </w:pPr>
            <w:r>
              <w:rPr>
                <w:rStyle w:val="VerbatimChar"/>
              </w:rPr>
              <w:t xml:space="preserve">C-C-86-2026</w:t>
            </w:r>
          </w:p>
        </w:tc>
        <w:tc>
          <w:tcPr/>
          <w:p>
            <w:pPr>
              <w:pStyle w:val="Compact"/>
            </w:pPr>
            <w:r>
              <w:t xml:space="preserve">공정안전보고서 등의 통합서식 작성방법에 관한 기술지원규정 (PSM Integrated-Form Preparation Technical-Support Regulation)</w:t>
            </w:r>
          </w:p>
        </w:tc>
      </w:tr>
      <w:tr>
        <w:tc>
          <w:tcPr/>
          <w:p>
            <w:pPr>
              <w:pStyle w:val="Compact"/>
              <w:jc w:val="right"/>
            </w:pPr>
            <w:r>
              <w:t xml:space="preserve">2</w:t>
            </w:r>
          </w:p>
        </w:tc>
        <w:tc>
          <w:tcPr/>
          <w:p>
            <w:pPr>
              <w:pStyle w:val="Compact"/>
            </w:pPr>
            <w:r>
              <w:t xml:space="preserve">guidance</w:t>
            </w:r>
          </w:p>
        </w:tc>
        <w:tc>
          <w:tcPr/>
          <w:p>
            <w:pPr>
              <w:pStyle w:val="Compact"/>
            </w:pPr>
            <w:r>
              <w:rPr>
                <w:rStyle w:val="VerbatimChar"/>
              </w:rPr>
              <w:t xml:space="preserve">M-69-2012</w:t>
            </w:r>
          </w:p>
        </w:tc>
        <w:tc>
          <w:tcPr/>
          <w:p>
            <w:pPr>
              <w:pStyle w:val="Compact"/>
            </w:pPr>
            <w:r>
              <w:t xml:space="preserve">압력용기의 잔여수명 평가에 관한 기술지침</w:t>
            </w:r>
          </w:p>
        </w:tc>
      </w:tr>
      <w:tr>
        <w:tc>
          <w:tcPr/>
          <w:p>
            <w:pPr>
              <w:pStyle w:val="Compact"/>
              <w:jc w:val="right"/>
            </w:pPr>
            <w:r>
              <w:t xml:space="preserve">3</w:t>
            </w:r>
          </w:p>
        </w:tc>
        <w:tc>
          <w:tcPr/>
          <w:p>
            <w:pPr>
              <w:pStyle w:val="Compact"/>
            </w:pPr>
            <w:r>
              <w:t xml:space="preserve">guidance</w:t>
            </w:r>
          </w:p>
        </w:tc>
        <w:tc>
          <w:tcPr/>
          <w:p>
            <w:pPr>
              <w:pStyle w:val="Compact"/>
            </w:pPr>
            <w:r>
              <w:rPr>
                <w:rStyle w:val="VerbatimChar"/>
              </w:rPr>
              <w:t xml:space="preserve">C-C-77-2026</w:t>
            </w:r>
          </w:p>
        </w:tc>
        <w:tc>
          <w:tcPr/>
          <w:p>
            <w:pPr>
              <w:pStyle w:val="Compact"/>
            </w:pPr>
            <w:r>
              <w:t xml:space="preserve">PSM 시스템의 효과적인 운전 규범에 관한 기술지원규정 (Effective PSM-System Operation Technical-Support Regulation)</w:t>
            </w:r>
          </w:p>
        </w:tc>
      </w:tr>
    </w:tbl>
    <w:p>
      <w:pPr>
        <w:pStyle w:val="BodyText"/>
        <w:rPr>
          <w:ins w:id="293" w:author="Yuyong Kim" w:date="2026-05-10T00:00:00Z"/>
        </w:rPr>
      </w:pPr>
      <w:ins w:id="292" w:author="Yuyong Kim" w:date="2026-05-10T00:00:00Z">
        <w:r>
          <w:t xml:space="preserve">The first mandatory hit in Variant B is at rank 5: KOSHA04_002000002000004000000000266000 — 제266조 차단밸브의 설치 금지 (Article 266, Rules on Occupational Safety and Health Standards: prohibition on installing block valves on safety-critical relief / flare paths). This is a directly relevant Korean-jurisdiction obligation for a flare knockout drum; ASME Section VIII Div.1 alone does not surface it.</w:t>
        </w:r>
      </w:ins>
    </w:p>
    <w:p>
      <w:pPr>
        <w:pStyle w:val="BodyText"/>
        <w:rPr>
          <w:ins w:id="295" w:author="Yuyong Kim" w:date="2026-05-10T00:00:00Z"/>
        </w:rPr>
      </w:pPr>
      <w:ins w:id="294" w:author="Yuyong Kim" w:date="2026-05-10T00:00:00Z">
        <w:r>
          <w:t xml:space="preserve">The full top-10 of each variant, with bm25 scores and snippets, is reproduced verbatim in outputs/real_case_ves001_rag.md and outputs/real_case_ves001_rag.json.</w:t>
        </w:r>
      </w:ins>
    </w:p>
    <w:bookmarkEnd w:id="73"/>
    <w:bookmarkStart w:id="74" w:name="a.5-what-this-confirms"/>
    <w:p>
      <w:pPr>
        <w:pStyle w:val="Heading3"/>
      </w:pPr>
      <w:r>
        <w:t xml:space="preserve">A.5 What this confirms</w:t>
      </w:r>
    </w:p>
    <w:p>
      <w:pPr>
        <w:pStyle w:val="FirstParagraph"/>
        <w:rPr>
          <w:ins w:id="297" w:author="Yuyong Kim" w:date="2026-05-10T00:00:00Z"/>
        </w:rPr>
      </w:pPr>
      <w:ins w:id="296" w:author="Yuyong Kim" w:date="2026-05-10T00:00:00Z">
        <w:r>
          <w:t xml:space="preserve">The system runs end-to-end on a real EPC vessel data sheet without any code modification: the calculation engine produces a deterministic UG-27 thickness (7.237 mm controlling) that closes its own reverse check to machine epsilon, the engine’s dimension layer correctly returns shell volume and L/D screening from the supplied geometry, and the input-validator correctly rejects the cryogenic temperature as out-of-scope rather than silently extrapolating an allowable-stress lookup. KOSHA RAG, queried with a spec-faithful natural query, surfaces a coherent set of jurisdiction-relevant KOSHA technical guides on pressure vessel weld design (M-111-2015), remaining-life assessment (M-69-2012), pressure-vessel repair (M-113-2012), post-weld heat treatment (M-184-2015), and thickness-loss risk assessment (M-109-2012); the narrow Korean-term probe additionally returns Article 266 of the Rules on Occupational Safety and Health Standards — the Korean statutory provision restricting block-valve installation on flare and relief paths — at rank 5, mandatory class. The retrieval is therefore not weak: the spec-faithful variant returns 2 mandatory + 8 vessel-relevant guidance hits, and the narrow variant pulls a flare-relevant mandatory provision into the top-10 along with the PSM integrated-form regulation. We do not claim that the system independently identified Article 266 as the “right” answer for this specific vessel — that is an audit judgement requiring the operating company’s PSM dossier — only that the same retrieval pipeline used in §6.5 surfaces the relevant Korean obligation and the relevant KOSHA technical guidance from a real plant data sheet.</w:t>
        </w:r>
      </w:ins>
    </w:p>
    <w:bookmarkEnd w:id="74"/>
    <w:bookmarkStart w:id="75" w:name="Xc47cf091bc440a5528282ad8b0bfc975696a623"/>
    <w:p>
      <w:pPr>
        <w:pStyle w:val="Heading3"/>
      </w:pPr>
      <w:r>
        <w:t xml:space="preserve">A.6 Synthetic-data framing considerations</w:t>
      </w:r>
    </w:p>
    <w:p>
      <w:pPr>
        <w:pStyle w:val="FirstParagraph"/>
        <w:rPr>
          <w:ins w:id="299" w:author="Yuyong Kim" w:date="2026-05-10T00:00:00Z"/>
        </w:rPr>
      </w:pPr>
      <w:ins w:id="298" w:author="Yuyong Kim" w:date="2026-05-10T00:00:00Z">
        <w:r>
          <w:t xml:space="preserve">This real-plant case responds directly to the concern that the §6 evaluation rests on synthetic data alone. What VES-REAL-001 demonstrates is that the pipeline runs end-to-end on a real EPC vessel data sheet, that ASME UG-27 governs cleanly, that the engine correctly rejects out-of-scope inputs (the −190 °C cryogenic side returns STD.OUT_OF_SCOPE_APPLICATION rather than a fabricated answer), and that KOSHA RAG retrieval surfaces jurisdiction-relevant guidance and at least one mandatory provision (Article 266 on flare-path block-valve prohibition) on a real-plant query. What VES-REAL-001 does not demonstrate is external accuracy validation against an independently audited reference: the data sheet supplies design inputs but no independently measured outputs, so the case shows execution and retrieval behaviour, not predictive fidelity. Predictive validation against operating-record outcomes remains future work (§8 Limitation 1).</w:t>
        </w:r>
      </w:ins>
    </w:p>
    <w:p>
      <w:pPr>
        <w:pStyle w:val="BodyText"/>
        <w:rPr>
          <w:ins w:id="301" w:author="Yuyong Kim" w:date="2026-05-10T00:00:00Z"/>
        </w:rPr>
      </w:pPr>
      <w:ins w:id="300" w:author="Yuyong Kim" w:date="2026-05-10T00:00:00Z">
        <w:r>
          <w:rPr>
            <w:b/>
            <w:bCs/>
          </w:rPr>
          <w:t xml:space="preserve">Reproduction. python scripts/run_real_case_ves001_rag.py regenerates outputs/real_case_ves001_rag.json and outputs/real_case_ves001_rag.md. The KOSHA RAG index used is datasets/kosha_rag/kosha_local_rag.sqlite3. No randomness; outputs are deterministic.</w:t>
        </w:r>
      </w:ins>
    </w:p>
    <w:p>
      <w:r>
        <w:pict>
          <v:rect style="width:0;height:1.5pt" o:hralign="center" o:hrstd="t" o:hr="t"/>
        </w:pict>
      </w:r>
    </w:p>
    <w:bookmarkEnd w:id="75"/>
    <w:bookmarkEnd w:id="76"/>
    <w:bookmarkStart w:id="82" w:name="appendix-b-extended-validation-evidence"/>
    <w:p>
      <w:pPr>
        <w:pStyle w:val="Heading2"/>
      </w:pPr>
      <w:r>
        <w:t xml:space="preserve">Appendix B — Extended validation evidence</w:t>
      </w:r>
    </w:p>
    <w:p>
      <w:pPr>
        <w:pStyle w:val="FirstParagraph"/>
        <w:rPr>
          <w:ins w:id="303" w:author="Yuyong Kim" w:date="2026-05-10T00:00:00Z"/>
        </w:rPr>
      </w:pPr>
      <w:ins w:id="302" w:author="Yuyong Kim" w:date="2026-05-10T00:00:00Z">
        <w:r>
          <w:t xml:space="preserve">This appendix consolidates four supplementary measurements (per-discipline accuracy spread, recall saturation, pipeline latency, retrieval failure inventory) and a reproducibility statement. Every table is regenerated by scripts/reproduce_all.py (13/13 scripts pass on a clean run).</w:t>
        </w:r>
      </w:ins>
    </w:p>
    <w:bookmarkStart w:id="77" w:name="b.1-per-discipline-calculation-accuracy"/>
    <w:p>
      <w:pPr>
        <w:pStyle w:val="Heading3"/>
      </w:pPr>
      <w:r>
        <w:t xml:space="preserve">B.1 Per-discipline calculation accuracy</w:t>
      </w:r>
    </w:p>
    <w:p>
      <w:pPr>
        <w:pStyle w:val="FirstParagraph"/>
        <w:rPr>
          <w:ins w:id="305" w:author="Yuyong Kim" w:date="2026-05-10T00:00:00Z"/>
        </w:rPr>
      </w:pPr>
      <w:ins w:id="304" w:author="Yuyong Kim" w:date="2026-05-10T00:00:00Z">
        <w:r>
          <w:t xml:space="preserve">A natural follow-up question is whether the system performs unevenly across disciplines. Per-discipline breakdown (outputs/per_discipline_accuracy.md):</w:t>
        </w:r>
      </w:ins>
    </w:p>
    <w:p>
      <w:pPr>
        <w:pStyle w:val="Compact"/>
        <w:numPr>
          <w:ilvl w:val="0"/>
          <w:numId w:val="1006"/>
        </w:numPr>
        <w:rPr>
          <w:ins w:id="307" w:author="Yuyong Kim" w:date="2026-05-10T00:00:00Z"/>
        </w:rPr>
      </w:pPr>
      <w:ins w:id="306" w:author="Yuyong Kim" w:date="2026-05-10T00:00:00Z">
        <w:r>
          <w:t xml:space="preserve">Total cases: 220</w:t>
        </w:r>
      </w:ins>
    </w:p>
    <w:p>
      <w:pPr>
        <w:pStyle w:val="Compact"/>
        <w:numPr>
          <w:ilvl w:val="0"/>
          <w:numId w:val="1006"/>
        </w:numPr>
        <w:rPr>
          <w:ins w:id="309" w:author="Yuyong Kim" w:date="2026-05-10T00:00:00Z"/>
        </w:rPr>
      </w:pPr>
      <w:ins w:id="308" w:author="Yuyong Kim" w:date="2026-05-10T00:00:00Z">
        <w:r>
          <w:t xml:space="preserve">Passed cases: 220</w:t>
        </w:r>
      </w:ins>
    </w:p>
    <w:p>
      <w:pPr>
        <w:pStyle w:val="Compact"/>
        <w:numPr>
          <w:ilvl w:val="0"/>
          <w:numId w:val="1006"/>
        </w:numPr>
        <w:rPr>
          <w:ins w:id="311" w:author="Yuyong Kim" w:date="2026-05-10T00:00:00Z"/>
        </w:rPr>
      </w:pPr>
      <w:ins w:id="310" w:author="Yuyong Kim" w:date="2026-05-10T00:00:00Z">
        <w:r>
          <w:t xml:space="preserve">Overall accuracy: 1.0000</w:t>
        </w:r>
      </w:ins>
    </w:p>
    <w:p>
      <w:pPr>
        <w:pStyle w:val="Compact"/>
        <w:numPr>
          <w:ilvl w:val="0"/>
          <w:numId w:val="1006"/>
        </w:numPr>
        <w:rPr>
          <w:ins w:id="313" w:author="Yuyong Kim" w:date="2026-05-10T00:00:00Z"/>
        </w:rPr>
      </w:pPr>
      <w:ins w:id="312" w:author="Yuyong Kim" w:date="2026-05-10T00:00:00Z">
        <w:r>
          <w:t xml:space="preserve">Source dataset: datasets/golden_standards/*_golden_dataset_v1.json</w:t>
        </w:r>
      </w:ins>
    </w:p>
    <w:p>
      <w:pPr>
        <w:pStyle w:val="Compact"/>
        <w:numPr>
          <w:ilvl w:val="0"/>
          <w:numId w:val="1006"/>
        </w:numPr>
        <w:rPr>
          <w:ins w:id="315" w:author="Yuyong Kim" w:date="2026-05-10T00:00:00Z"/>
        </w:rPr>
      </w:pPr>
      <w:ins w:id="314" w:author="Yuyong Kim" w:date="2026-05-10T00:00:00Z">
        <w:r>
          <w:t xml:space="preserve">Code path: scripts/benchmark_all_runtime.py (re-used).</w:t>
        </w:r>
      </w:ins>
    </w:p>
    <w:p>
      <w:pPr>
        <w:pStyle w:val="FirstParagraph"/>
        <w:rPr>
          <w:ins w:id="317" w:author="Yuyong Kim" w:date="2026-05-10T00:00:00Z"/>
        </w:rPr>
      </w:pPr>
      <w:ins w:id="316" w:author="Yuyong Kim" w:date="2026-05-10T00:00:00Z">
        <w:r>
          <w:rPr>
            <w:b/>
            <w:bCs/>
          </w:rPr>
          <w:t xml:space="preserve">Per-Discipline Table</w:t>
        </w:r>
      </w:ins>
    </w:p>
    <w:tbl>
      <w:tblPr>
        <w:tblStyle w:val="Table"/>
        <w:tblW w:type="pct" w:w="5000"/>
        <w:tblLayout w:type="fixed"/>
        <w:tblLook w:firstRow="1" w:lastRow="0" w:firstColumn="0" w:lastColumn="0" w:noHBand="0" w:noVBand="0" w:val="0020"/>
      </w:tblPr>
      <w:tblGrid>
        <w:gridCol w:w="625"/>
        <w:gridCol w:w="833"/>
        <w:gridCol w:w="833"/>
        <w:gridCol w:w="833"/>
        <w:gridCol w:w="833"/>
        <w:gridCol w:w="625"/>
        <w:gridCol w:w="833"/>
        <w:gridCol w:w="833"/>
        <w:gridCol w:w="833"/>
        <w:gridCol w:w="833"/>
      </w:tblGrid>
      <w:tr>
        <w:trPr>
          <w:tblHeader w:val="on"/>
        </w:trPr>
        <w:tc>
          <w:tcPr/>
          <w:p>
            <w:pPr>
              <w:pStyle w:val="Compact"/>
            </w:pPr>
            <w:r>
              <w:t xml:space="preserve">Discipline</w:t>
            </w:r>
          </w:p>
        </w:tc>
        <w:tc>
          <w:tcPr/>
          <w:p>
            <w:pPr>
              <w:pStyle w:val="Compact"/>
              <w:jc w:val="right"/>
            </w:pPr>
            <w:r>
              <w:t xml:space="preserve">Cases</w:t>
            </w:r>
          </w:p>
        </w:tc>
        <w:tc>
          <w:tcPr/>
          <w:p>
            <w:pPr>
              <w:pStyle w:val="Compact"/>
              <w:jc w:val="right"/>
            </w:pPr>
            <w:r>
              <w:t xml:space="preserve">Pass</w:t>
            </w:r>
          </w:p>
        </w:tc>
        <w:tc>
          <w:tcPr/>
          <w:p>
            <w:pPr>
              <w:pStyle w:val="Compact"/>
              <w:jc w:val="right"/>
            </w:pPr>
            <w:r>
              <w:t xml:space="preserve">Fail</w:t>
            </w:r>
          </w:p>
        </w:tc>
        <w:tc>
          <w:tcPr/>
          <w:p>
            <w:pPr>
              <w:pStyle w:val="Compact"/>
              <w:jc w:val="right"/>
            </w:pPr>
            <w:r>
              <w:t xml:space="preserve">Accuracy</w:t>
            </w:r>
          </w:p>
        </w:tc>
        <w:tc>
          <w:tcPr/>
          <w:p>
            <w:pPr>
              <w:pStyle w:val="Compact"/>
            </w:pPr>
            <w:r>
              <w:t xml:space="preserve">Primary metric</w:t>
            </w:r>
          </w:p>
        </w:tc>
        <w:tc>
          <w:tcPr/>
          <w:p>
            <w:pPr>
              <w:pStyle w:val="Compact"/>
              <w:jc w:val="right"/>
            </w:pPr>
            <w:r>
              <w:t xml:space="preserve">Mean rel. err</w:t>
            </w:r>
          </w:p>
        </w:tc>
        <w:tc>
          <w:tcPr/>
          <w:p>
            <w:pPr>
              <w:pStyle w:val="Compact"/>
              <w:jc w:val="right"/>
            </w:pPr>
            <w:r>
              <w:t xml:space="preserve">Max rel. err</w:t>
            </w:r>
          </w:p>
        </w:tc>
        <w:tc>
          <w:tcPr/>
          <w:p>
            <w:pPr>
              <w:pStyle w:val="Compact"/>
              <w:jc w:val="right"/>
            </w:pPr>
            <w:r>
              <w:t xml:space="preserve">RF precision</w:t>
            </w:r>
          </w:p>
        </w:tc>
        <w:tc>
          <w:tcPr/>
          <w:p>
            <w:pPr>
              <w:pStyle w:val="Compact"/>
              <w:jc w:val="right"/>
            </w:pPr>
            <w:r>
              <w:t xml:space="preserve">RF recall</w:t>
            </w:r>
          </w:p>
        </w:tc>
      </w:tr>
      <w:tr>
        <w:tc>
          <w:tcPr/>
          <w:p>
            <w:pPr>
              <w:pStyle w:val="Compact"/>
            </w:pPr>
            <w:r>
              <w:t xml:space="preserve">piping</w:t>
            </w:r>
          </w:p>
        </w:tc>
        <w:tc>
          <w:tcPr/>
          <w:p>
            <w:pPr>
              <w:pStyle w:val="Compact"/>
              <w:jc w:val="right"/>
            </w:pPr>
            <w:r>
              <w:t xml:space="preserve">50</w:t>
            </w:r>
          </w:p>
        </w:tc>
        <w:tc>
          <w:tcPr/>
          <w:p>
            <w:pPr>
              <w:pStyle w:val="Compact"/>
              <w:jc w:val="right"/>
            </w:pPr>
            <w:r>
              <w:t xml:space="preserve">50</w:t>
            </w:r>
          </w:p>
        </w:tc>
        <w:tc>
          <w:tcPr/>
          <w:p>
            <w:pPr>
              <w:pStyle w:val="Compact"/>
              <w:jc w:val="right"/>
            </w:pPr>
            <w:r>
              <w:t xml:space="preserve">0</w:t>
            </w:r>
          </w:p>
        </w:tc>
        <w:tc>
          <w:tcPr/>
          <w:p>
            <w:pPr>
              <w:pStyle w:val="Compact"/>
              <w:jc w:val="right"/>
            </w:pPr>
            <w:r>
              <w:t xml:space="preserve">1.0000</w:t>
            </w:r>
          </w:p>
        </w:tc>
        <w:tc>
          <w:tcPr/>
          <w:p>
            <w:pPr>
              <w:pStyle w:val="Compact"/>
            </w:pPr>
            <w:r>
              <w:t xml:space="preserve">t_min_mm</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1.0000</w:t>
            </w:r>
          </w:p>
        </w:tc>
        <w:tc>
          <w:tcPr/>
          <w:p>
            <w:pPr>
              <w:pStyle w:val="Compact"/>
              <w:jc w:val="right"/>
            </w:pPr>
            <w:r>
              <w:t xml:space="preserve">1.0000</w:t>
            </w:r>
          </w:p>
        </w:tc>
      </w:tr>
      <w:tr>
        <w:tc>
          <w:tcPr/>
          <w:p>
            <w:pPr>
              <w:pStyle w:val="Compact"/>
            </w:pPr>
            <w:r>
              <w:t xml:space="preserve">vessel</w:t>
            </w:r>
          </w:p>
        </w:tc>
        <w:tc>
          <w:tcPr/>
          <w:p>
            <w:pPr>
              <w:pStyle w:val="Compact"/>
              <w:jc w:val="right"/>
            </w:pPr>
            <w:r>
              <w:t xml:space="preserve">30</w:t>
            </w:r>
          </w:p>
        </w:tc>
        <w:tc>
          <w:tcPr/>
          <w:p>
            <w:pPr>
              <w:pStyle w:val="Compact"/>
              <w:jc w:val="right"/>
            </w:pPr>
            <w:r>
              <w:t xml:space="preserve">30</w:t>
            </w:r>
          </w:p>
        </w:tc>
        <w:tc>
          <w:tcPr/>
          <w:p>
            <w:pPr>
              <w:pStyle w:val="Compact"/>
              <w:jc w:val="right"/>
            </w:pPr>
            <w:r>
              <w:t xml:space="preserve">0</w:t>
            </w:r>
          </w:p>
        </w:tc>
        <w:tc>
          <w:tcPr/>
          <w:p>
            <w:pPr>
              <w:pStyle w:val="Compact"/>
              <w:jc w:val="right"/>
            </w:pPr>
            <w:r>
              <w:t xml:space="preserve">1.0000</w:t>
            </w:r>
          </w:p>
        </w:tc>
        <w:tc>
          <w:tcPr/>
          <w:p>
            <w:pPr>
              <w:pStyle w:val="Compact"/>
            </w:pPr>
            <w:r>
              <w:t xml:space="preserve">t_required_shell_mm</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1.0000</w:t>
            </w:r>
          </w:p>
        </w:tc>
        <w:tc>
          <w:tcPr/>
          <w:p>
            <w:pPr>
              <w:pStyle w:val="Compact"/>
              <w:jc w:val="right"/>
            </w:pPr>
            <w:r>
              <w:t xml:space="preserve">1.0000</w:t>
            </w:r>
          </w:p>
        </w:tc>
      </w:tr>
      <w:tr>
        <w:tc>
          <w:tcPr/>
          <w:p>
            <w:pPr>
              <w:pStyle w:val="Compact"/>
            </w:pPr>
            <w:r>
              <w:t xml:space="preserve">rotating</w:t>
            </w:r>
          </w:p>
        </w:tc>
        <w:tc>
          <w:tcPr/>
          <w:p>
            <w:pPr>
              <w:pStyle w:val="Compact"/>
              <w:jc w:val="right"/>
            </w:pPr>
            <w:r>
              <w:t xml:space="preserve">30</w:t>
            </w:r>
          </w:p>
        </w:tc>
        <w:tc>
          <w:tcPr/>
          <w:p>
            <w:pPr>
              <w:pStyle w:val="Compact"/>
              <w:jc w:val="right"/>
            </w:pPr>
            <w:r>
              <w:t xml:space="preserve">30</w:t>
            </w:r>
          </w:p>
        </w:tc>
        <w:tc>
          <w:tcPr/>
          <w:p>
            <w:pPr>
              <w:pStyle w:val="Compact"/>
              <w:jc w:val="right"/>
            </w:pPr>
            <w:r>
              <w:t xml:space="preserve">0</w:t>
            </w:r>
          </w:p>
        </w:tc>
        <w:tc>
          <w:tcPr/>
          <w:p>
            <w:pPr>
              <w:pStyle w:val="Compact"/>
              <w:jc w:val="right"/>
            </w:pPr>
            <w:r>
              <w:t xml:space="preserve">1.0000</w:t>
            </w:r>
          </w:p>
        </w:tc>
        <w:tc>
          <w:tcPr/>
          <w:p>
            <w:pPr>
              <w:pStyle w:val="Compact"/>
            </w:pPr>
            <w:r>
              <w:t xml:space="preserve">vibration_mm_per_s</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1.0000</w:t>
            </w:r>
          </w:p>
        </w:tc>
        <w:tc>
          <w:tcPr/>
          <w:p>
            <w:pPr>
              <w:pStyle w:val="Compact"/>
              <w:jc w:val="right"/>
            </w:pPr>
            <w:r>
              <w:t xml:space="preserve">1.0000</w:t>
            </w:r>
          </w:p>
        </w:tc>
      </w:tr>
      <w:tr>
        <w:tc>
          <w:tcPr/>
          <w:p>
            <w:pPr>
              <w:pStyle w:val="Compact"/>
            </w:pPr>
            <w:r>
              <w:t xml:space="preserve">electrical</w:t>
            </w:r>
          </w:p>
        </w:tc>
        <w:tc>
          <w:tcPr/>
          <w:p>
            <w:pPr>
              <w:pStyle w:val="Compact"/>
              <w:jc w:val="right"/>
            </w:pPr>
            <w:r>
              <w:t xml:space="preserve">30</w:t>
            </w:r>
          </w:p>
        </w:tc>
        <w:tc>
          <w:tcPr/>
          <w:p>
            <w:pPr>
              <w:pStyle w:val="Compact"/>
              <w:jc w:val="right"/>
            </w:pPr>
            <w:r>
              <w:t xml:space="preserve">30</w:t>
            </w:r>
          </w:p>
        </w:tc>
        <w:tc>
          <w:tcPr/>
          <w:p>
            <w:pPr>
              <w:pStyle w:val="Compact"/>
              <w:jc w:val="right"/>
            </w:pPr>
            <w:r>
              <w:t xml:space="preserve">0</w:t>
            </w:r>
          </w:p>
        </w:tc>
        <w:tc>
          <w:tcPr/>
          <w:p>
            <w:pPr>
              <w:pStyle w:val="Compact"/>
              <w:jc w:val="right"/>
            </w:pPr>
            <w:r>
              <w:t xml:space="preserve">1.0000</w:t>
            </w:r>
          </w:p>
        </w:tc>
        <w:tc>
          <w:tcPr/>
          <w:p>
            <w:pPr>
              <w:pStyle w:val="Compact"/>
            </w:pPr>
            <w:r>
              <w:t xml:space="preserve">transformer_health_index</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1.0000</w:t>
            </w:r>
          </w:p>
        </w:tc>
        <w:tc>
          <w:tcPr/>
          <w:p>
            <w:pPr>
              <w:pStyle w:val="Compact"/>
              <w:jc w:val="right"/>
            </w:pPr>
            <w:r>
              <w:t xml:space="preserve">1.0000</w:t>
            </w:r>
          </w:p>
        </w:tc>
      </w:tr>
      <w:tr>
        <w:tc>
          <w:tcPr/>
          <w:p>
            <w:pPr>
              <w:pStyle w:val="Compact"/>
            </w:pPr>
            <w:r>
              <w:t xml:space="preserve">instrumentation</w:t>
            </w:r>
          </w:p>
        </w:tc>
        <w:tc>
          <w:tcPr/>
          <w:p>
            <w:pPr>
              <w:pStyle w:val="Compact"/>
              <w:jc w:val="right"/>
            </w:pPr>
            <w:r>
              <w:t xml:space="preserve">30</w:t>
            </w:r>
          </w:p>
        </w:tc>
        <w:tc>
          <w:tcPr/>
          <w:p>
            <w:pPr>
              <w:pStyle w:val="Compact"/>
              <w:jc w:val="right"/>
            </w:pPr>
            <w:r>
              <w:t xml:space="preserve">30</w:t>
            </w:r>
          </w:p>
        </w:tc>
        <w:tc>
          <w:tcPr/>
          <w:p>
            <w:pPr>
              <w:pStyle w:val="Compact"/>
              <w:jc w:val="right"/>
            </w:pPr>
            <w:r>
              <w:t xml:space="preserve">0</w:t>
            </w:r>
          </w:p>
        </w:tc>
        <w:tc>
          <w:tcPr/>
          <w:p>
            <w:pPr>
              <w:pStyle w:val="Compact"/>
              <w:jc w:val="right"/>
            </w:pPr>
            <w:r>
              <w:t xml:space="preserve">1.0000</w:t>
            </w:r>
          </w:p>
        </w:tc>
        <w:tc>
          <w:tcPr/>
          <w:p>
            <w:pPr>
              <w:pStyle w:val="Compact"/>
            </w:pPr>
            <w:r>
              <w:t xml:space="preserve">pfdavg</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1.0000</w:t>
            </w:r>
          </w:p>
        </w:tc>
        <w:tc>
          <w:tcPr/>
          <w:p>
            <w:pPr>
              <w:pStyle w:val="Compact"/>
              <w:jc w:val="right"/>
            </w:pPr>
            <w:r>
              <w:t xml:space="preserve">1.0000</w:t>
            </w:r>
          </w:p>
        </w:tc>
      </w:tr>
      <w:tr>
        <w:tc>
          <w:tcPr/>
          <w:p>
            <w:pPr>
              <w:pStyle w:val="Compact"/>
            </w:pPr>
            <w:r>
              <w:t xml:space="preserve">steel</w:t>
            </w:r>
          </w:p>
        </w:tc>
        <w:tc>
          <w:tcPr/>
          <w:p>
            <w:pPr>
              <w:pStyle w:val="Compact"/>
              <w:jc w:val="right"/>
            </w:pPr>
            <w:r>
              <w:t xml:space="preserve">25</w:t>
            </w:r>
          </w:p>
        </w:tc>
        <w:tc>
          <w:tcPr/>
          <w:p>
            <w:pPr>
              <w:pStyle w:val="Compact"/>
              <w:jc w:val="right"/>
            </w:pPr>
            <w:r>
              <w:t xml:space="preserve">25</w:t>
            </w:r>
          </w:p>
        </w:tc>
        <w:tc>
          <w:tcPr/>
          <w:p>
            <w:pPr>
              <w:pStyle w:val="Compact"/>
              <w:jc w:val="right"/>
            </w:pPr>
            <w:r>
              <w:t xml:space="preserve">0</w:t>
            </w:r>
          </w:p>
        </w:tc>
        <w:tc>
          <w:tcPr/>
          <w:p>
            <w:pPr>
              <w:pStyle w:val="Compact"/>
              <w:jc w:val="right"/>
            </w:pPr>
            <w:r>
              <w:t xml:space="preserve">1.0000</w:t>
            </w:r>
          </w:p>
        </w:tc>
        <w:tc>
          <w:tcPr/>
          <w:p>
            <w:pPr>
              <w:pStyle w:val="Compact"/>
            </w:pPr>
            <w:r>
              <w:t xml:space="preserve">phi_pn_kn</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1.0000</w:t>
            </w:r>
          </w:p>
        </w:tc>
        <w:tc>
          <w:tcPr/>
          <w:p>
            <w:pPr>
              <w:pStyle w:val="Compact"/>
              <w:jc w:val="right"/>
            </w:pPr>
            <w:r>
              <w:t xml:space="preserve">1.0000</w:t>
            </w:r>
          </w:p>
        </w:tc>
      </w:tr>
      <w:tr>
        <w:tc>
          <w:tcPr/>
          <w:p>
            <w:pPr>
              <w:pStyle w:val="Compact"/>
            </w:pPr>
            <w:r>
              <w:t xml:space="preserve">civil</w:t>
            </w:r>
          </w:p>
        </w:tc>
        <w:tc>
          <w:tcPr/>
          <w:p>
            <w:pPr>
              <w:pStyle w:val="Compact"/>
              <w:jc w:val="right"/>
            </w:pPr>
            <w:r>
              <w:t xml:space="preserve">25</w:t>
            </w:r>
          </w:p>
        </w:tc>
        <w:tc>
          <w:tcPr/>
          <w:p>
            <w:pPr>
              <w:pStyle w:val="Compact"/>
              <w:jc w:val="right"/>
            </w:pPr>
            <w:r>
              <w:t xml:space="preserve">25</w:t>
            </w:r>
          </w:p>
        </w:tc>
        <w:tc>
          <w:tcPr/>
          <w:p>
            <w:pPr>
              <w:pStyle w:val="Compact"/>
              <w:jc w:val="right"/>
            </w:pPr>
            <w:r>
              <w:t xml:space="preserve">0</w:t>
            </w:r>
          </w:p>
        </w:tc>
        <w:tc>
          <w:tcPr/>
          <w:p>
            <w:pPr>
              <w:pStyle w:val="Compact"/>
              <w:jc w:val="right"/>
            </w:pPr>
            <w:r>
              <w:t xml:space="preserve">1.0000</w:t>
            </w:r>
          </w:p>
        </w:tc>
        <w:tc>
          <w:tcPr/>
          <w:p>
            <w:pPr>
              <w:pStyle w:val="Compact"/>
            </w:pPr>
            <w:r>
              <w:t xml:space="preserve">phi_mn_knm</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1.0000</w:t>
            </w:r>
          </w:p>
        </w:tc>
        <w:tc>
          <w:tcPr/>
          <w:p>
            <w:pPr>
              <w:pStyle w:val="Compact"/>
              <w:jc w:val="right"/>
            </w:pPr>
            <w:r>
              <w:t xml:space="preserve">1.0000</w:t>
            </w:r>
          </w:p>
        </w:tc>
      </w:tr>
    </w:tbl>
    <w:p>
      <w:pPr>
        <w:pStyle w:val="BodyText"/>
        <w:rPr>
          <w:ins w:id="319" w:author="Yuyong Kim" w:date="2026-05-10T00:00:00Z"/>
        </w:rPr>
      </w:pPr>
      <w:ins w:id="318" w:author="Yuyong Kim" w:date="2026-05-10T00:00:00Z">
        <w:r>
          <w:rPr>
            <w:b/>
            <w:bCs/>
          </w:rPr>
          <w:t xml:space="preserve">Red-flag Confusion (Per-Discipline). Per-flag, per-case counts: TP = expected and predicted; FP = predicted but not expected; FN = expected but not predicted.</w:t>
        </w:r>
      </w:ins>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Discipline</w:t>
            </w:r>
          </w:p>
        </w:tc>
        <w:tc>
          <w:tcPr/>
          <w:p>
            <w:pPr>
              <w:pStyle w:val="Compact"/>
              <w:jc w:val="right"/>
            </w:pPr>
            <w:r>
              <w:t xml:space="preserve">TP</w:t>
            </w:r>
          </w:p>
        </w:tc>
        <w:tc>
          <w:tcPr/>
          <w:p>
            <w:pPr>
              <w:pStyle w:val="Compact"/>
              <w:jc w:val="right"/>
            </w:pPr>
            <w:r>
              <w:t xml:space="preserve">FP</w:t>
            </w:r>
          </w:p>
        </w:tc>
        <w:tc>
          <w:tcPr/>
          <w:p>
            <w:pPr>
              <w:pStyle w:val="Compact"/>
              <w:jc w:val="right"/>
            </w:pPr>
            <w:r>
              <w:t xml:space="preserve">FN</w:t>
            </w:r>
          </w:p>
        </w:tc>
      </w:tr>
      <w:tr>
        <w:tc>
          <w:tcPr/>
          <w:p>
            <w:pPr>
              <w:pStyle w:val="Compact"/>
            </w:pPr>
            <w:r>
              <w:t xml:space="preserve">piping</w:t>
            </w:r>
          </w:p>
        </w:tc>
        <w:tc>
          <w:tcPr/>
          <w:p>
            <w:pPr>
              <w:pStyle w:val="Compact"/>
              <w:jc w:val="right"/>
            </w:pPr>
            <w:r>
              <w:t xml:space="preserve">29</w:t>
            </w:r>
          </w:p>
        </w:tc>
        <w:tc>
          <w:tcPr/>
          <w:p>
            <w:pPr>
              <w:pStyle w:val="Compact"/>
              <w:jc w:val="right"/>
            </w:pPr>
            <w:r>
              <w:t xml:space="preserve">0</w:t>
            </w:r>
          </w:p>
        </w:tc>
        <w:tc>
          <w:tcPr/>
          <w:p>
            <w:pPr>
              <w:pStyle w:val="Compact"/>
              <w:jc w:val="right"/>
            </w:pPr>
            <w:r>
              <w:t xml:space="preserve">0</w:t>
            </w:r>
          </w:p>
        </w:tc>
      </w:tr>
      <w:tr>
        <w:tc>
          <w:tcPr/>
          <w:p>
            <w:pPr>
              <w:pStyle w:val="Compact"/>
            </w:pPr>
            <w:r>
              <w:t xml:space="preserve">vessel</w:t>
            </w:r>
          </w:p>
        </w:tc>
        <w:tc>
          <w:tcPr/>
          <w:p>
            <w:pPr>
              <w:pStyle w:val="Compact"/>
              <w:jc w:val="right"/>
            </w:pPr>
            <w:r>
              <w:t xml:space="preserve">13</w:t>
            </w:r>
          </w:p>
        </w:tc>
        <w:tc>
          <w:tcPr/>
          <w:p>
            <w:pPr>
              <w:pStyle w:val="Compact"/>
              <w:jc w:val="right"/>
            </w:pPr>
            <w:r>
              <w:t xml:space="preserve">0</w:t>
            </w:r>
          </w:p>
        </w:tc>
        <w:tc>
          <w:tcPr/>
          <w:p>
            <w:pPr>
              <w:pStyle w:val="Compact"/>
              <w:jc w:val="right"/>
            </w:pPr>
            <w:r>
              <w:t xml:space="preserve">0</w:t>
            </w:r>
          </w:p>
        </w:tc>
      </w:tr>
      <w:tr>
        <w:tc>
          <w:tcPr/>
          <w:p>
            <w:pPr>
              <w:pStyle w:val="Compact"/>
            </w:pPr>
            <w:r>
              <w:t xml:space="preserve">rotating</w:t>
            </w:r>
          </w:p>
        </w:tc>
        <w:tc>
          <w:tcPr/>
          <w:p>
            <w:pPr>
              <w:pStyle w:val="Compact"/>
              <w:jc w:val="right"/>
            </w:pPr>
            <w:r>
              <w:t xml:space="preserve">14</w:t>
            </w:r>
          </w:p>
        </w:tc>
        <w:tc>
          <w:tcPr/>
          <w:p>
            <w:pPr>
              <w:pStyle w:val="Compact"/>
              <w:jc w:val="right"/>
            </w:pPr>
            <w:r>
              <w:t xml:space="preserve">0</w:t>
            </w:r>
          </w:p>
        </w:tc>
        <w:tc>
          <w:tcPr/>
          <w:p>
            <w:pPr>
              <w:pStyle w:val="Compact"/>
              <w:jc w:val="right"/>
            </w:pPr>
            <w:r>
              <w:t xml:space="preserve">0</w:t>
            </w:r>
          </w:p>
        </w:tc>
      </w:tr>
      <w:tr>
        <w:tc>
          <w:tcPr/>
          <w:p>
            <w:pPr>
              <w:pStyle w:val="Compact"/>
            </w:pPr>
            <w:r>
              <w:t xml:space="preserve">electrical</w:t>
            </w:r>
          </w:p>
        </w:tc>
        <w:tc>
          <w:tcPr/>
          <w:p>
            <w:pPr>
              <w:pStyle w:val="Compact"/>
              <w:jc w:val="right"/>
            </w:pPr>
            <w:r>
              <w:t xml:space="preserve">24</w:t>
            </w:r>
          </w:p>
        </w:tc>
        <w:tc>
          <w:tcPr/>
          <w:p>
            <w:pPr>
              <w:pStyle w:val="Compact"/>
              <w:jc w:val="right"/>
            </w:pPr>
            <w:r>
              <w:t xml:space="preserve">0</w:t>
            </w:r>
          </w:p>
        </w:tc>
        <w:tc>
          <w:tcPr/>
          <w:p>
            <w:pPr>
              <w:pStyle w:val="Compact"/>
              <w:jc w:val="right"/>
            </w:pPr>
            <w:r>
              <w:t xml:space="preserve">0</w:t>
            </w:r>
          </w:p>
        </w:tc>
      </w:tr>
      <w:tr>
        <w:tc>
          <w:tcPr/>
          <w:p>
            <w:pPr>
              <w:pStyle w:val="Compact"/>
            </w:pPr>
            <w:r>
              <w:t xml:space="preserve">instrumentation</w:t>
            </w:r>
          </w:p>
        </w:tc>
        <w:tc>
          <w:tcPr/>
          <w:p>
            <w:pPr>
              <w:pStyle w:val="Compact"/>
              <w:jc w:val="right"/>
            </w:pPr>
            <w:r>
              <w:t xml:space="preserve">28</w:t>
            </w:r>
          </w:p>
        </w:tc>
        <w:tc>
          <w:tcPr/>
          <w:p>
            <w:pPr>
              <w:pStyle w:val="Compact"/>
              <w:jc w:val="right"/>
            </w:pPr>
            <w:r>
              <w:t xml:space="preserve">0</w:t>
            </w:r>
          </w:p>
        </w:tc>
        <w:tc>
          <w:tcPr/>
          <w:p>
            <w:pPr>
              <w:pStyle w:val="Compact"/>
              <w:jc w:val="right"/>
            </w:pPr>
            <w:r>
              <w:t xml:space="preserve">0</w:t>
            </w:r>
          </w:p>
        </w:tc>
      </w:tr>
      <w:tr>
        <w:tc>
          <w:tcPr/>
          <w:p>
            <w:pPr>
              <w:pStyle w:val="Compact"/>
            </w:pPr>
            <w:r>
              <w:t xml:space="preserve">steel</w:t>
            </w:r>
          </w:p>
        </w:tc>
        <w:tc>
          <w:tcPr/>
          <w:p>
            <w:pPr>
              <w:pStyle w:val="Compact"/>
              <w:jc w:val="right"/>
            </w:pPr>
            <w:r>
              <w:t xml:space="preserve">26</w:t>
            </w:r>
          </w:p>
        </w:tc>
        <w:tc>
          <w:tcPr/>
          <w:p>
            <w:pPr>
              <w:pStyle w:val="Compact"/>
              <w:jc w:val="right"/>
            </w:pPr>
            <w:r>
              <w:t xml:space="preserve">0</w:t>
            </w:r>
          </w:p>
        </w:tc>
        <w:tc>
          <w:tcPr/>
          <w:p>
            <w:pPr>
              <w:pStyle w:val="Compact"/>
              <w:jc w:val="right"/>
            </w:pPr>
            <w:r>
              <w:t xml:space="preserve">0</w:t>
            </w:r>
          </w:p>
        </w:tc>
      </w:tr>
      <w:tr>
        <w:tc>
          <w:tcPr/>
          <w:p>
            <w:pPr>
              <w:pStyle w:val="Compact"/>
            </w:pPr>
            <w:r>
              <w:t xml:space="preserve">civil</w:t>
            </w:r>
          </w:p>
        </w:tc>
        <w:tc>
          <w:tcPr/>
          <w:p>
            <w:pPr>
              <w:pStyle w:val="Compact"/>
              <w:jc w:val="right"/>
            </w:pPr>
            <w:r>
              <w:t xml:space="preserve">26</w:t>
            </w:r>
          </w:p>
        </w:tc>
        <w:tc>
          <w:tcPr/>
          <w:p>
            <w:pPr>
              <w:pStyle w:val="Compact"/>
              <w:jc w:val="right"/>
            </w:pPr>
            <w:r>
              <w:t xml:space="preserve">0</w:t>
            </w:r>
          </w:p>
        </w:tc>
        <w:tc>
          <w:tcPr/>
          <w:p>
            <w:pPr>
              <w:pStyle w:val="Compact"/>
              <w:jc w:val="right"/>
            </w:pPr>
            <w:r>
              <w:t xml:space="preserve">0</w:t>
            </w:r>
          </w:p>
        </w:tc>
      </w:tr>
    </w:tbl>
    <w:p>
      <w:pPr>
        <w:pStyle w:val="BodyText"/>
        <w:rPr>
          <w:ins w:id="321" w:author="Yuyong Kim" w:date="2026-05-10T00:00:00Z"/>
        </w:rPr>
      </w:pPr>
      <w:ins w:id="320" w:author="Yuyong Kim" w:date="2026-05-10T00:00:00Z">
        <w:r>
          <w:rPr>
            <w:b/>
            <w:bCs/>
          </w:rPr>
          <w:t xml:space="preserve">Caveat (self-consistency, not external ground-truth fidelity). The expected outputs in datasets/golden_standards/*.json were generated by the same calculation engine that the runtime now reproduces. The 1.0000 uniform accuracy therefore measures implementation self-consistency — the engine’s behaviour at runtime matches its behaviour at dataset-generation time — not external fidelity to a separately validated reference. This caveat is consistent with the “implementation verification, not predictive validation” framing of §6.1 and is restated as Limitation 8 in §8.</w:t>
        </w:r>
      </w:ins>
    </w:p>
    <w:bookmarkEnd w:id="77"/>
    <w:bookmarkStart w:id="78" w:name="b.2-recallk-extension-k-1..10"/>
    <w:p>
      <w:pPr>
        <w:pStyle w:val="Heading3"/>
      </w:pPr>
      <w:r>
        <w:t xml:space="preserve">B.2 Recall@K extension (K = 1..10)</w:t>
      </w:r>
    </w:p>
    <w:p>
      <w:pPr>
        <w:pStyle w:val="FirstParagraph"/>
        <w:rPr>
          <w:ins w:id="323" w:author="Yuyong Kim" w:date="2026-05-10T00:00:00Z"/>
        </w:rPr>
      </w:pPr>
      <w:ins w:id="322" w:author="Yuyong Kim" w:date="2026-05-10T00:00:00Z">
        <w:r>
          <w:t xml:space="preserve">Per-K table from outputs/rag_retrieval_extended.md (Dataset: datasets/kosha_rag/rag_eval_queries.json; queries: 50; bootstrap draws: 1000, seed=20260508):</w:t>
        </w:r>
      </w:ins>
    </w:p>
    <w:p>
      <w:pPr>
        <w:pStyle w:val="BodyText"/>
      </w:pPr>
      <w:del w:id="324" w:author="Yuyong Kim" w:date="2026-05-10T00:00:00Z">
        <w:r>
          <w:rPr>
            <w:b/>
            <w:bCs/>
          </w:rPr>
          <w:delText xml:space="preserve">Instrumentation ↔ Vessel</w:delText>
        </w:r>
      </w:del>
      <w:ins w:id="325" w:author="Yuyong Kim" w:date="2026-05-10T00:00:00Z">
        <w:r>
          <w:rPr>
            <w:b/>
            <w:bCs/>
          </w:rPr>
          <w:t xml:space="preserve"> Point Estimates per K</w:t>
        </w:r>
      </w:ins>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right"/>
            </w:pPr>
            <w:r>
              <w:t xml:space="preserve">K</w:t>
            </w:r>
          </w:p>
        </w:tc>
        <w:tc>
          <w:tcPr/>
          <w:p>
            <w:pPr>
              <w:pStyle w:val="Compact"/>
              <w:jc w:val="right"/>
            </w:pPr>
            <w:r>
              <w:t xml:space="preserve">Plain</w:t>
            </w:r>
          </w:p>
        </w:tc>
        <w:tc>
          <w:tcPr/>
          <w:p>
            <w:pPr>
              <w:pStyle w:val="Compact"/>
              <w:jc w:val="right"/>
            </w:pPr>
            <w:r>
              <w:t xml:space="preserve">Enhanced</w:t>
            </w:r>
          </w:p>
        </w:tc>
        <w:tc>
          <w:tcPr/>
          <w:p>
            <w:pPr>
              <w:pStyle w:val="Compact"/>
              <w:jc w:val="right"/>
            </w:pPr>
            <w:r>
              <w:t xml:space="preserve">Delta (E - P)</w:t>
            </w:r>
          </w:p>
        </w:tc>
      </w:tr>
      <w:tr>
        <w:tc>
          <w:tcPr/>
          <w:p>
            <w:pPr>
              <w:pStyle w:val="Compact"/>
              <w:jc w:val="right"/>
            </w:pPr>
            <w:r>
              <w:t xml:space="preserve">1</w:t>
            </w:r>
          </w:p>
        </w:tc>
        <w:tc>
          <w:tcPr/>
          <w:p>
            <w:pPr>
              <w:pStyle w:val="Compact"/>
              <w:jc w:val="right"/>
            </w:pPr>
            <w:r>
              <w:t xml:space="preserve">0.4400</w:t>
            </w:r>
          </w:p>
        </w:tc>
        <w:tc>
          <w:tcPr/>
          <w:p>
            <w:pPr>
              <w:pStyle w:val="Compact"/>
              <w:jc w:val="right"/>
            </w:pPr>
            <w:r>
              <w:t xml:space="preserve">0.7400</w:t>
            </w:r>
          </w:p>
        </w:tc>
        <w:tc>
          <w:tcPr/>
          <w:p>
            <w:pPr>
              <w:pStyle w:val="Compact"/>
              <w:jc w:val="right"/>
            </w:pPr>
            <w:r>
              <w:t xml:space="preserve">+0.3000</w:t>
            </w:r>
          </w:p>
        </w:tc>
      </w:tr>
      <w:tr>
        <w:tc>
          <w:tcPr/>
          <w:p>
            <w:pPr>
              <w:pStyle w:val="Compact"/>
              <w:jc w:val="right"/>
            </w:pPr>
            <w:r>
              <w:t xml:space="preserve">2</w:t>
            </w:r>
          </w:p>
        </w:tc>
        <w:tc>
          <w:tcPr/>
          <w:p>
            <w:pPr>
              <w:pStyle w:val="Compact"/>
              <w:jc w:val="right"/>
            </w:pPr>
            <w:r>
              <w:t xml:space="preserve">0.6000</w:t>
            </w:r>
          </w:p>
        </w:tc>
        <w:tc>
          <w:tcPr/>
          <w:p>
            <w:pPr>
              <w:pStyle w:val="Compact"/>
              <w:jc w:val="right"/>
            </w:pPr>
            <w:r>
              <w:t xml:space="preserve">0.8200</w:t>
            </w:r>
          </w:p>
        </w:tc>
        <w:tc>
          <w:tcPr/>
          <w:p>
            <w:pPr>
              <w:pStyle w:val="Compact"/>
              <w:jc w:val="right"/>
            </w:pPr>
            <w:r>
              <w:t xml:space="preserve">+0.2200</w:t>
            </w:r>
          </w:p>
        </w:tc>
      </w:tr>
      <w:tr>
        <w:tc>
          <w:tcPr/>
          <w:p>
            <w:pPr>
              <w:pStyle w:val="Compact"/>
              <w:jc w:val="right"/>
            </w:pPr>
            <w:r>
              <w:t xml:space="preserve">3</w:t>
            </w:r>
          </w:p>
        </w:tc>
        <w:tc>
          <w:tcPr/>
          <w:p>
            <w:pPr>
              <w:pStyle w:val="Compact"/>
              <w:jc w:val="right"/>
            </w:pPr>
            <w:r>
              <w:t xml:space="preserve">0.7400</w:t>
            </w:r>
          </w:p>
        </w:tc>
        <w:tc>
          <w:tcPr/>
          <w:p>
            <w:pPr>
              <w:pStyle w:val="Compact"/>
              <w:jc w:val="right"/>
            </w:pPr>
            <w:r>
              <w:t xml:space="preserve">0.8600</w:t>
            </w:r>
          </w:p>
        </w:tc>
        <w:tc>
          <w:tcPr/>
          <w:p>
            <w:pPr>
              <w:pStyle w:val="Compact"/>
              <w:jc w:val="right"/>
            </w:pPr>
            <w:r>
              <w:t xml:space="preserve">+0.1200</w:t>
            </w:r>
          </w:p>
        </w:tc>
      </w:tr>
      <w:tr>
        <w:tc>
          <w:tcPr/>
          <w:p>
            <w:pPr>
              <w:pStyle w:val="Compact"/>
              <w:jc w:val="right"/>
            </w:pPr>
            <w:r>
              <w:t xml:space="preserve">4</w:t>
            </w:r>
          </w:p>
        </w:tc>
        <w:tc>
          <w:tcPr/>
          <w:p>
            <w:pPr>
              <w:pStyle w:val="Compact"/>
              <w:jc w:val="right"/>
            </w:pPr>
            <w:r>
              <w:t xml:space="preserve">0.7400</w:t>
            </w:r>
          </w:p>
        </w:tc>
        <w:tc>
          <w:tcPr/>
          <w:p>
            <w:pPr>
              <w:pStyle w:val="Compact"/>
              <w:jc w:val="right"/>
            </w:pPr>
            <w:r>
              <w:t xml:space="preserve">0.8600</w:t>
            </w:r>
          </w:p>
        </w:tc>
        <w:tc>
          <w:tcPr/>
          <w:p>
            <w:pPr>
              <w:pStyle w:val="Compact"/>
              <w:jc w:val="right"/>
            </w:pPr>
            <w:r>
              <w:t xml:space="preserve">+0.1200</w:t>
            </w:r>
          </w:p>
        </w:tc>
      </w:tr>
      <w:tr>
        <w:tc>
          <w:tcPr/>
          <w:p>
            <w:pPr>
              <w:pStyle w:val="Compact"/>
              <w:jc w:val="right"/>
            </w:pPr>
            <w:r>
              <w:t xml:space="preserve">5</w:t>
            </w:r>
          </w:p>
        </w:tc>
        <w:tc>
          <w:tcPr/>
          <w:p>
            <w:pPr>
              <w:pStyle w:val="Compact"/>
              <w:jc w:val="right"/>
            </w:pPr>
            <w:r>
              <w:t xml:space="preserve">0.7400</w:t>
            </w:r>
          </w:p>
        </w:tc>
        <w:tc>
          <w:tcPr/>
          <w:p>
            <w:pPr>
              <w:pStyle w:val="Compact"/>
              <w:jc w:val="right"/>
            </w:pPr>
            <w:r>
              <w:t xml:space="preserve">0.8600</w:t>
            </w:r>
          </w:p>
        </w:tc>
        <w:tc>
          <w:tcPr/>
          <w:p>
            <w:pPr>
              <w:pStyle w:val="Compact"/>
              <w:jc w:val="right"/>
            </w:pPr>
            <w:r>
              <w:t xml:space="preserve">+0.1200</w:t>
            </w:r>
          </w:p>
        </w:tc>
      </w:tr>
      <w:tr>
        <w:tc>
          <w:tcPr/>
          <w:p>
            <w:pPr>
              <w:pStyle w:val="Compact"/>
              <w:jc w:val="right"/>
            </w:pPr>
            <w:r>
              <w:t xml:space="preserve">6</w:t>
            </w:r>
          </w:p>
        </w:tc>
        <w:tc>
          <w:tcPr/>
          <w:p>
            <w:pPr>
              <w:pStyle w:val="Compact"/>
              <w:jc w:val="right"/>
            </w:pPr>
            <w:r>
              <w:t xml:space="preserve">0.7600</w:t>
            </w:r>
          </w:p>
        </w:tc>
        <w:tc>
          <w:tcPr/>
          <w:p>
            <w:pPr>
              <w:pStyle w:val="Compact"/>
              <w:jc w:val="right"/>
            </w:pPr>
            <w:r>
              <w:t xml:space="preserve">0.8600</w:t>
            </w:r>
          </w:p>
        </w:tc>
        <w:tc>
          <w:tcPr/>
          <w:p>
            <w:pPr>
              <w:pStyle w:val="Compact"/>
              <w:jc w:val="right"/>
            </w:pPr>
            <w:r>
              <w:t xml:space="preserve">+0.1000</w:t>
            </w:r>
          </w:p>
        </w:tc>
      </w:tr>
      <w:tr>
        <w:tc>
          <w:tcPr/>
          <w:p>
            <w:pPr>
              <w:pStyle w:val="Compact"/>
              <w:jc w:val="right"/>
            </w:pPr>
            <w:r>
              <w:t xml:space="preserve">7</w:t>
            </w:r>
          </w:p>
        </w:tc>
        <w:tc>
          <w:tcPr/>
          <w:p>
            <w:pPr>
              <w:pStyle w:val="Compact"/>
              <w:jc w:val="right"/>
            </w:pPr>
            <w:r>
              <w:t xml:space="preserve">0.7600</w:t>
            </w:r>
          </w:p>
        </w:tc>
        <w:tc>
          <w:tcPr/>
          <w:p>
            <w:pPr>
              <w:pStyle w:val="Compact"/>
              <w:jc w:val="right"/>
            </w:pPr>
            <w:r>
              <w:t xml:space="preserve">0.8600</w:t>
            </w:r>
          </w:p>
        </w:tc>
        <w:tc>
          <w:tcPr/>
          <w:p>
            <w:pPr>
              <w:pStyle w:val="Compact"/>
              <w:jc w:val="right"/>
            </w:pPr>
            <w:r>
              <w:t xml:space="preserve">+0.1000</w:t>
            </w:r>
          </w:p>
        </w:tc>
      </w:tr>
      <w:tr>
        <w:tc>
          <w:tcPr/>
          <w:p>
            <w:pPr>
              <w:pStyle w:val="Compact"/>
              <w:jc w:val="right"/>
            </w:pPr>
            <w:r>
              <w:t xml:space="preserve">8</w:t>
            </w:r>
          </w:p>
        </w:tc>
        <w:tc>
          <w:tcPr/>
          <w:p>
            <w:pPr>
              <w:pStyle w:val="Compact"/>
              <w:jc w:val="right"/>
            </w:pPr>
            <w:r>
              <w:t xml:space="preserve">0.7600</w:t>
            </w:r>
          </w:p>
        </w:tc>
        <w:tc>
          <w:tcPr/>
          <w:p>
            <w:pPr>
              <w:pStyle w:val="Compact"/>
              <w:jc w:val="right"/>
            </w:pPr>
            <w:r>
              <w:t xml:space="preserve">0.8600</w:t>
            </w:r>
          </w:p>
        </w:tc>
        <w:tc>
          <w:tcPr/>
          <w:p>
            <w:pPr>
              <w:pStyle w:val="Compact"/>
              <w:jc w:val="right"/>
            </w:pPr>
            <w:r>
              <w:t xml:space="preserve">+0.1000</w:t>
            </w:r>
          </w:p>
        </w:tc>
      </w:tr>
      <w:tr>
        <w:tc>
          <w:tcPr/>
          <w:p>
            <w:pPr>
              <w:pStyle w:val="Compact"/>
              <w:jc w:val="right"/>
            </w:pPr>
            <w:r>
              <w:t xml:space="preserve">9</w:t>
            </w:r>
          </w:p>
        </w:tc>
        <w:tc>
          <w:tcPr/>
          <w:p>
            <w:pPr>
              <w:pStyle w:val="Compact"/>
              <w:jc w:val="right"/>
            </w:pPr>
            <w:r>
              <w:t xml:space="preserve">0.8000</w:t>
            </w:r>
          </w:p>
        </w:tc>
        <w:tc>
          <w:tcPr/>
          <w:p>
            <w:pPr>
              <w:pStyle w:val="Compact"/>
              <w:jc w:val="right"/>
            </w:pPr>
            <w:r>
              <w:t xml:space="preserve">0.8600</w:t>
            </w:r>
          </w:p>
        </w:tc>
        <w:tc>
          <w:tcPr/>
          <w:p>
            <w:pPr>
              <w:pStyle w:val="Compact"/>
              <w:jc w:val="right"/>
            </w:pPr>
            <w:r>
              <w:t xml:space="preserve">+0.0600</w:t>
            </w:r>
          </w:p>
        </w:tc>
      </w:tr>
      <w:tr>
        <w:tc>
          <w:tcPr/>
          <w:p>
            <w:pPr>
              <w:pStyle w:val="Compact"/>
              <w:jc w:val="right"/>
            </w:pPr>
            <w:r>
              <w:t xml:space="preserve">10</w:t>
            </w:r>
          </w:p>
        </w:tc>
        <w:tc>
          <w:tcPr/>
          <w:p>
            <w:pPr>
              <w:pStyle w:val="Compact"/>
              <w:jc w:val="right"/>
            </w:pPr>
            <w:r>
              <w:t xml:space="preserve">0.8000</w:t>
            </w:r>
          </w:p>
        </w:tc>
        <w:tc>
          <w:tcPr/>
          <w:p>
            <w:pPr>
              <w:pStyle w:val="Compact"/>
              <w:jc w:val="right"/>
            </w:pPr>
            <w:r>
              <w:t xml:space="preserve">0.8600</w:t>
            </w:r>
          </w:p>
        </w:tc>
        <w:tc>
          <w:tcPr/>
          <w:p>
            <w:pPr>
              <w:pStyle w:val="Compact"/>
              <w:jc w:val="right"/>
            </w:pPr>
            <w:r>
              <w:t xml:space="preserve">+0.0600</w:t>
            </w:r>
          </w:p>
        </w:tc>
      </w:tr>
    </w:tbl>
    <w:p>
      <w:pPr>
        <w:pStyle w:val="BodyText"/>
        <w:rPr>
          <w:ins w:id="327" w:author="Yuyong Kim" w:date="2026-05-10T00:00:00Z"/>
        </w:rPr>
      </w:pPr>
      <w:ins w:id="326" w:author="Yuyong Kim" w:date="2026-05-10T00:00:00Z">
        <w:r>
          <w:rPr>
            <w:b/>
            <w:bCs/>
          </w:rPr>
          <w:t xml:space="preserve">Paired Difference (Enhanced − Plain) per K</w:t>
        </w:r>
      </w:ins>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right"/>
            </w:pPr>
            <w:r>
              <w:t xml:space="preserve">K</w:t>
            </w:r>
          </w:p>
        </w:tc>
        <w:tc>
          <w:tcPr/>
          <w:p>
            <w:pPr>
              <w:pStyle w:val="Compact"/>
              <w:jc w:val="right"/>
            </w:pPr>
            <w:r>
              <w:t xml:space="preserve">Mean</w:t>
            </w:r>
          </w:p>
        </w:tc>
        <w:tc>
          <w:tcPr/>
          <w:p>
            <w:pPr>
              <w:pStyle w:val="Compact"/>
              <w:jc w:val="right"/>
            </w:pPr>
            <w:r>
              <w:t xml:space="preserve">2.5%</w:t>
            </w:r>
          </w:p>
        </w:tc>
        <w:tc>
          <w:tcPr/>
          <w:p>
            <w:pPr>
              <w:pStyle w:val="Compact"/>
              <w:jc w:val="right"/>
            </w:pPr>
            <w:r>
              <w:t xml:space="preserve">97.5%</w:t>
            </w:r>
          </w:p>
        </w:tc>
        <w:tc>
          <w:tcPr/>
          <w:p>
            <w:pPr>
              <w:pStyle w:val="Compact"/>
            </w:pPr>
            <w:r>
              <w:t xml:space="preserve">CI excludes 0?</w:t>
            </w:r>
          </w:p>
        </w:tc>
      </w:tr>
      <w:tr>
        <w:tc>
          <w:tcPr/>
          <w:p>
            <w:pPr>
              <w:pStyle w:val="Compact"/>
              <w:jc w:val="right"/>
            </w:pPr>
            <w:r>
              <w:t xml:space="preserve">1</w:t>
            </w:r>
          </w:p>
        </w:tc>
        <w:tc>
          <w:tcPr/>
          <w:p>
            <w:pPr>
              <w:pStyle w:val="Compact"/>
              <w:jc w:val="right"/>
            </w:pPr>
            <w:r>
              <w:t xml:space="preserve">+0.3031</w:t>
            </w:r>
          </w:p>
        </w:tc>
        <w:tc>
          <w:tcPr/>
          <w:p>
            <w:pPr>
              <w:pStyle w:val="Compact"/>
              <w:jc w:val="right"/>
            </w:pPr>
            <w:r>
              <w:t xml:space="preserve">+0.1400</w:t>
            </w:r>
          </w:p>
        </w:tc>
        <w:tc>
          <w:tcPr/>
          <w:p>
            <w:pPr>
              <w:pStyle w:val="Compact"/>
              <w:jc w:val="right"/>
            </w:pPr>
            <w:r>
              <w:t xml:space="preserve">+0.4800</w:t>
            </w:r>
          </w:p>
        </w:tc>
        <w:tc>
          <w:tcPr/>
          <w:p>
            <w:pPr>
              <w:pStyle w:val="Compact"/>
            </w:pPr>
            <w:r>
              <w:t xml:space="preserve">yes</w:t>
            </w:r>
          </w:p>
        </w:tc>
      </w:tr>
      <w:tr>
        <w:tc>
          <w:tcPr/>
          <w:p>
            <w:pPr>
              <w:pStyle w:val="Compact"/>
              <w:jc w:val="right"/>
            </w:pPr>
            <w:r>
              <w:t xml:space="preserve">2</w:t>
            </w:r>
          </w:p>
        </w:tc>
        <w:tc>
          <w:tcPr/>
          <w:p>
            <w:pPr>
              <w:pStyle w:val="Compact"/>
              <w:jc w:val="right"/>
            </w:pPr>
            <w:r>
              <w:t xml:space="preserve">+0.2236</w:t>
            </w:r>
          </w:p>
        </w:tc>
        <w:tc>
          <w:tcPr/>
          <w:p>
            <w:pPr>
              <w:pStyle w:val="Compact"/>
              <w:jc w:val="right"/>
            </w:pPr>
            <w:r>
              <w:t xml:space="preserve">+0.0600</w:t>
            </w:r>
          </w:p>
        </w:tc>
        <w:tc>
          <w:tcPr/>
          <w:p>
            <w:pPr>
              <w:pStyle w:val="Compact"/>
              <w:jc w:val="right"/>
            </w:pPr>
            <w:r>
              <w:t xml:space="preserve">+0.3800</w:t>
            </w:r>
          </w:p>
        </w:tc>
        <w:tc>
          <w:tcPr/>
          <w:p>
            <w:pPr>
              <w:pStyle w:val="Compact"/>
            </w:pPr>
            <w:r>
              <w:t xml:space="preserve">yes</w:t>
            </w:r>
          </w:p>
        </w:tc>
      </w:tr>
      <w:tr>
        <w:tc>
          <w:tcPr/>
          <w:p>
            <w:pPr>
              <w:pStyle w:val="Compact"/>
              <w:jc w:val="right"/>
            </w:pPr>
            <w:r>
              <w:t xml:space="preserve">3</w:t>
            </w:r>
          </w:p>
        </w:tc>
        <w:tc>
          <w:tcPr/>
          <w:p>
            <w:pPr>
              <w:pStyle w:val="Compact"/>
              <w:jc w:val="right"/>
            </w:pPr>
            <w:r>
              <w:t xml:space="preserve">+0.1216</w:t>
            </w:r>
          </w:p>
        </w:tc>
        <w:tc>
          <w:tcPr/>
          <w:p>
            <w:pPr>
              <w:pStyle w:val="Compact"/>
              <w:jc w:val="right"/>
            </w:pPr>
            <w:r>
              <w:t xml:space="preserve">-0.0200</w:t>
            </w:r>
          </w:p>
        </w:tc>
        <w:tc>
          <w:tcPr/>
          <w:p>
            <w:pPr>
              <w:pStyle w:val="Compact"/>
              <w:jc w:val="right"/>
            </w:pPr>
            <w:r>
              <w:t xml:space="preserve">+0.2600</w:t>
            </w:r>
          </w:p>
        </w:tc>
        <w:tc>
          <w:tcPr/>
          <w:p>
            <w:pPr>
              <w:pStyle w:val="Compact"/>
            </w:pPr>
            <w:r>
              <w:t xml:space="preserve">no</w:t>
            </w:r>
          </w:p>
        </w:tc>
      </w:tr>
      <w:tr>
        <w:tc>
          <w:tcPr/>
          <w:p>
            <w:pPr>
              <w:pStyle w:val="Compact"/>
              <w:jc w:val="right"/>
            </w:pPr>
            <w:r>
              <w:t xml:space="preserve">4</w:t>
            </w:r>
          </w:p>
        </w:tc>
        <w:tc>
          <w:tcPr/>
          <w:p>
            <w:pPr>
              <w:pStyle w:val="Compact"/>
              <w:jc w:val="right"/>
            </w:pPr>
            <w:r>
              <w:t xml:space="preserve">+0.1216</w:t>
            </w:r>
          </w:p>
        </w:tc>
        <w:tc>
          <w:tcPr/>
          <w:p>
            <w:pPr>
              <w:pStyle w:val="Compact"/>
              <w:jc w:val="right"/>
            </w:pPr>
            <w:r>
              <w:t xml:space="preserve">-0.0200</w:t>
            </w:r>
          </w:p>
        </w:tc>
        <w:tc>
          <w:tcPr/>
          <w:p>
            <w:pPr>
              <w:pStyle w:val="Compact"/>
              <w:jc w:val="right"/>
            </w:pPr>
            <w:r>
              <w:t xml:space="preserve">+0.2600</w:t>
            </w:r>
          </w:p>
        </w:tc>
        <w:tc>
          <w:tcPr/>
          <w:p>
            <w:pPr>
              <w:pStyle w:val="Compact"/>
            </w:pPr>
            <w:r>
              <w:t xml:space="preserve">no</w:t>
            </w:r>
          </w:p>
        </w:tc>
      </w:tr>
      <w:tr>
        <w:tc>
          <w:tcPr/>
          <w:p>
            <w:pPr>
              <w:pStyle w:val="Compact"/>
              <w:jc w:val="right"/>
            </w:pPr>
            <w:r>
              <w:t xml:space="preserve">5</w:t>
            </w:r>
          </w:p>
        </w:tc>
        <w:tc>
          <w:tcPr/>
          <w:p>
            <w:pPr>
              <w:pStyle w:val="Compact"/>
              <w:jc w:val="right"/>
            </w:pPr>
            <w:r>
              <w:t xml:space="preserve">+0.1216</w:t>
            </w:r>
          </w:p>
        </w:tc>
        <w:tc>
          <w:tcPr/>
          <w:p>
            <w:pPr>
              <w:pStyle w:val="Compact"/>
              <w:jc w:val="right"/>
            </w:pPr>
            <w:r>
              <w:t xml:space="preserve">-0.0200</w:t>
            </w:r>
          </w:p>
        </w:tc>
        <w:tc>
          <w:tcPr/>
          <w:p>
            <w:pPr>
              <w:pStyle w:val="Compact"/>
              <w:jc w:val="right"/>
            </w:pPr>
            <w:r>
              <w:t xml:space="preserve">+0.2600</w:t>
            </w:r>
          </w:p>
        </w:tc>
        <w:tc>
          <w:tcPr/>
          <w:p>
            <w:pPr>
              <w:pStyle w:val="Compact"/>
            </w:pPr>
            <w:r>
              <w:t xml:space="preserve">no</w:t>
            </w:r>
          </w:p>
        </w:tc>
      </w:tr>
      <w:tr>
        <w:tc>
          <w:tcPr/>
          <w:p>
            <w:pPr>
              <w:pStyle w:val="Compact"/>
              <w:jc w:val="right"/>
            </w:pPr>
            <w:r>
              <w:t xml:space="preserve">6</w:t>
            </w:r>
          </w:p>
        </w:tc>
        <w:tc>
          <w:tcPr/>
          <w:p>
            <w:pPr>
              <w:pStyle w:val="Compact"/>
              <w:jc w:val="right"/>
            </w:pPr>
            <w:r>
              <w:t xml:space="preserve">+0.1020</w:t>
            </w:r>
          </w:p>
        </w:tc>
        <w:tc>
          <w:tcPr/>
          <w:p>
            <w:pPr>
              <w:pStyle w:val="Compact"/>
              <w:jc w:val="right"/>
            </w:pPr>
            <w:r>
              <w:t xml:space="preserve">-0.0200</w:t>
            </w:r>
          </w:p>
        </w:tc>
        <w:tc>
          <w:tcPr/>
          <w:p>
            <w:pPr>
              <w:pStyle w:val="Compact"/>
              <w:jc w:val="right"/>
            </w:pPr>
            <w:r>
              <w:t xml:space="preserve">+0.2200</w:t>
            </w:r>
          </w:p>
        </w:tc>
        <w:tc>
          <w:tcPr/>
          <w:p>
            <w:pPr>
              <w:pStyle w:val="Compact"/>
            </w:pPr>
            <w:r>
              <w:t xml:space="preserve">no</w:t>
            </w:r>
          </w:p>
        </w:tc>
      </w:tr>
      <w:tr>
        <w:tc>
          <w:tcPr/>
          <w:p>
            <w:pPr>
              <w:pStyle w:val="Compact"/>
              <w:jc w:val="right"/>
            </w:pPr>
            <w:r>
              <w:t xml:space="preserve">7</w:t>
            </w:r>
          </w:p>
        </w:tc>
        <w:tc>
          <w:tcPr/>
          <w:p>
            <w:pPr>
              <w:pStyle w:val="Compact"/>
              <w:jc w:val="right"/>
            </w:pPr>
            <w:r>
              <w:t xml:space="preserve">+0.1020</w:t>
            </w:r>
          </w:p>
        </w:tc>
        <w:tc>
          <w:tcPr/>
          <w:p>
            <w:pPr>
              <w:pStyle w:val="Compact"/>
              <w:jc w:val="right"/>
            </w:pPr>
            <w:r>
              <w:t xml:space="preserve">-0.0200</w:t>
            </w:r>
          </w:p>
        </w:tc>
        <w:tc>
          <w:tcPr/>
          <w:p>
            <w:pPr>
              <w:pStyle w:val="Compact"/>
              <w:jc w:val="right"/>
            </w:pPr>
            <w:r>
              <w:t xml:space="preserve">+0.2200</w:t>
            </w:r>
          </w:p>
        </w:tc>
        <w:tc>
          <w:tcPr/>
          <w:p>
            <w:pPr>
              <w:pStyle w:val="Compact"/>
            </w:pPr>
            <w:r>
              <w:t xml:space="preserve">no</w:t>
            </w:r>
          </w:p>
        </w:tc>
      </w:tr>
      <w:tr>
        <w:tc>
          <w:tcPr/>
          <w:p>
            <w:pPr>
              <w:pStyle w:val="Compact"/>
              <w:jc w:val="right"/>
            </w:pPr>
            <w:r>
              <w:t xml:space="preserve">8</w:t>
            </w:r>
          </w:p>
        </w:tc>
        <w:tc>
          <w:tcPr/>
          <w:p>
            <w:pPr>
              <w:pStyle w:val="Compact"/>
              <w:jc w:val="right"/>
            </w:pPr>
            <w:r>
              <w:t xml:space="preserve">+0.1020</w:t>
            </w:r>
          </w:p>
        </w:tc>
        <w:tc>
          <w:tcPr/>
          <w:p>
            <w:pPr>
              <w:pStyle w:val="Compact"/>
              <w:jc w:val="right"/>
            </w:pPr>
            <w:r>
              <w:t xml:space="preserve">-0.0200</w:t>
            </w:r>
          </w:p>
        </w:tc>
        <w:tc>
          <w:tcPr/>
          <w:p>
            <w:pPr>
              <w:pStyle w:val="Compact"/>
              <w:jc w:val="right"/>
            </w:pPr>
            <w:r>
              <w:t xml:space="preserve">+0.2200</w:t>
            </w:r>
          </w:p>
        </w:tc>
        <w:tc>
          <w:tcPr/>
          <w:p>
            <w:pPr>
              <w:pStyle w:val="Compact"/>
            </w:pPr>
            <w:r>
              <w:t xml:space="preserve">no</w:t>
            </w:r>
          </w:p>
        </w:tc>
      </w:tr>
      <w:tr>
        <w:tc>
          <w:tcPr/>
          <w:p>
            <w:pPr>
              <w:pStyle w:val="Compact"/>
              <w:jc w:val="right"/>
            </w:pPr>
            <w:r>
              <w:t xml:space="preserve">9</w:t>
            </w:r>
          </w:p>
        </w:tc>
        <w:tc>
          <w:tcPr/>
          <w:p>
            <w:pPr>
              <w:pStyle w:val="Compact"/>
              <w:jc w:val="right"/>
            </w:pPr>
            <w:r>
              <w:t xml:space="preserve">+0.0609</w:t>
            </w:r>
          </w:p>
        </w:tc>
        <w:tc>
          <w:tcPr/>
          <w:p>
            <w:pPr>
              <w:pStyle w:val="Compact"/>
              <w:jc w:val="right"/>
            </w:pPr>
            <w:r>
              <w:t xml:space="preserve">-0.0600</w:t>
            </w:r>
          </w:p>
        </w:tc>
        <w:tc>
          <w:tcPr/>
          <w:p>
            <w:pPr>
              <w:pStyle w:val="Compact"/>
              <w:jc w:val="right"/>
            </w:pPr>
            <w:r>
              <w:t xml:space="preserve">+0.1800</w:t>
            </w:r>
          </w:p>
        </w:tc>
        <w:tc>
          <w:tcPr/>
          <w:p>
            <w:pPr>
              <w:pStyle w:val="Compact"/>
            </w:pPr>
            <w:r>
              <w:t xml:space="preserve">no</w:t>
            </w:r>
          </w:p>
        </w:tc>
      </w:tr>
      <w:tr>
        <w:tc>
          <w:tcPr/>
          <w:p>
            <w:pPr>
              <w:pStyle w:val="Compact"/>
              <w:jc w:val="right"/>
            </w:pPr>
            <w:r>
              <w:t xml:space="preserve">10</w:t>
            </w:r>
          </w:p>
        </w:tc>
        <w:tc>
          <w:tcPr/>
          <w:p>
            <w:pPr>
              <w:pStyle w:val="Compact"/>
              <w:jc w:val="right"/>
            </w:pPr>
            <w:r>
              <w:t xml:space="preserve">+0.0609</w:t>
            </w:r>
          </w:p>
        </w:tc>
        <w:tc>
          <w:tcPr/>
          <w:p>
            <w:pPr>
              <w:pStyle w:val="Compact"/>
              <w:jc w:val="right"/>
            </w:pPr>
            <w:r>
              <w:t xml:space="preserve">-0.0600</w:t>
            </w:r>
          </w:p>
        </w:tc>
        <w:tc>
          <w:tcPr/>
          <w:p>
            <w:pPr>
              <w:pStyle w:val="Compact"/>
              <w:jc w:val="right"/>
            </w:pPr>
            <w:r>
              <w:t xml:space="preserve">+0.1800</w:t>
            </w:r>
          </w:p>
        </w:tc>
        <w:tc>
          <w:tcPr/>
          <w:p>
            <w:pPr>
              <w:pStyle w:val="Compact"/>
            </w:pPr>
            <w:r>
              <w:t xml:space="preserve">no</w:t>
            </w:r>
          </w:p>
        </w:tc>
      </w:tr>
    </w:tbl>
    <w:p>
      <w:pPr>
        <w:pStyle w:val="BodyText"/>
        <w:rPr>
          <w:ins w:id="329" w:author="Yuyong Kim" w:date="2026-05-10T00:00:00Z"/>
        </w:rPr>
      </w:pPr>
      <w:ins w:id="328" w:author="Yuyong Kim" w:date="2026-05-10T00:00:00Z">
        <w:r>
          <w:t xml:space="preserve">The Enhanced curve saturates at 0.8621 from K = 3; the Plain curve continues to rise. Paired-bootstrap 95% CI on the Enhanced − Plain delta excludes zero only at K∈{1, 2}. The headline retrieval claim of the paper is therefore narrowed to Recall@1 and MRR@10 (§6.5).</w:t>
        </w:r>
      </w:ins>
    </w:p>
    <w:bookmarkEnd w:id="78"/>
    <w:bookmarkStart w:id="79" w:name="b.3-pipeline-end-to-end-latency"/>
    <w:p>
      <w:pPr>
        <w:pStyle w:val="Heading3"/>
      </w:pPr>
      <w:r>
        <w:t xml:space="preserve">B.3 Pipeline end-to-end latency</w:t>
      </w:r>
    </w:p>
    <w:p>
      <w:pPr>
        <w:pStyle w:val="FirstParagraph"/>
        <w:rPr>
          <w:ins w:id="331" w:author="Yuyong Kim" w:date="2026-05-10T00:00:00Z"/>
        </w:rPr>
      </w:pPr>
      <w:ins w:id="330" w:author="Yuyong Kim" w:date="2026-05-10T00:00:00Z">
        <w:r>
          <w:t xml:space="preserve">Median latency per stage on a commodity AMD x86-64 CPU under Python 3.13 (outputs/pipeline_latency.md; Platform: Windows 10 (AMD64); CPU: AMD64 Family 25 Model 33 Stepping 2; repetitions per stage: 5):</w:t>
        </w:r>
      </w:ins>
    </w:p>
    <w:p>
      <w:pPr>
        <w:pStyle w:val="BodyText"/>
        <w:rPr>
          <w:ins w:id="333" w:author="Yuyong Kim" w:date="2026-05-10T00:00:00Z"/>
        </w:rPr>
      </w:pPr>
      <w:ins w:id="332" w:author="Yuyong Kim" w:date="2026-05-10T00:00:00Z">
        <w:r>
          <w:rPr>
            <w:b/>
            <w:bCs/>
          </w:rPr>
          <w:t xml:space="preserve">Per-Discipline Layered Stack (Layers 1–4 Combined, service.evaluate)</w:t>
        </w:r>
      </w:ins>
    </w:p>
    <w:tbl>
      <w:tblPr>
        <w:tblStyle w:val="Table"/>
        <w:tblW w:type="pct" w:w="5000"/>
        <w:tblLayout w:type="fixed"/>
        <w:tblLook w:firstRow="1" w:lastRow="0" w:firstColumn="0" w:lastColumn="0" w:noHBand="0" w:noVBand="0" w:val="0020"/>
      </w:tblPr>
      <w:tblGrid>
        <w:gridCol w:w="950"/>
        <w:gridCol w:w="950"/>
        <w:gridCol w:w="950"/>
        <w:gridCol w:w="1267"/>
        <w:gridCol w:w="1267"/>
        <w:gridCol w:w="1267"/>
        <w:gridCol w:w="1267"/>
      </w:tblGrid>
      <w:tr>
        <w:trPr>
          <w:tblHeader w:val="on"/>
        </w:trPr>
        <w:tc>
          <w:tcPr/>
          <w:p>
            <w:pPr>
              <w:pStyle w:val="Compact"/>
            </w:pPr>
            <w:r>
              <w:t xml:space="preserve">Discipline</w:t>
            </w:r>
          </w:p>
        </w:tc>
        <w:tc>
          <w:tcPr/>
          <w:p>
            <w:pPr>
              <w:pStyle w:val="Compact"/>
            </w:pPr>
            <w:r>
              <w:t xml:space="preserve">Case ID</w:t>
            </w:r>
          </w:p>
        </w:tc>
        <w:tc>
          <w:tcPr/>
          <w:p>
            <w:pPr>
              <w:pStyle w:val="Compact"/>
            </w:pPr>
            <w:r>
              <w:t xml:space="preserve">Criticality</w:t>
            </w:r>
          </w:p>
        </w:tc>
        <w:tc>
          <w:tcPr/>
          <w:p>
            <w:pPr>
              <w:pStyle w:val="Compact"/>
              <w:jc w:val="right"/>
            </w:pPr>
            <w:r>
              <w:t xml:space="preserve">Median (ms)</w:t>
            </w:r>
          </w:p>
        </w:tc>
        <w:tc>
          <w:tcPr/>
          <w:p>
            <w:pPr>
              <w:pStyle w:val="Compact"/>
              <w:jc w:val="right"/>
            </w:pPr>
            <w:r>
              <w:t xml:space="preserve">p95 (ms)</w:t>
            </w:r>
          </w:p>
        </w:tc>
        <w:tc>
          <w:tcPr/>
          <w:p>
            <w:pPr>
              <w:pStyle w:val="Compact"/>
              <w:jc w:val="right"/>
            </w:pPr>
            <w:r>
              <w:t xml:space="preserve">Min (ms)</w:t>
            </w:r>
          </w:p>
        </w:tc>
        <w:tc>
          <w:tcPr/>
          <w:p>
            <w:pPr>
              <w:pStyle w:val="Compact"/>
              <w:jc w:val="right"/>
            </w:pPr>
            <w:r>
              <w:t xml:space="preserve">Max (ms)</w:t>
            </w:r>
          </w:p>
        </w:tc>
      </w:tr>
      <w:tr>
        <w:tc>
          <w:tcPr/>
          <w:p>
            <w:pPr>
              <w:pStyle w:val="Compact"/>
            </w:pPr>
            <w:r>
              <w:t xml:space="preserve">piping</w:t>
            </w:r>
          </w:p>
        </w:tc>
        <w:tc>
          <w:tcPr/>
          <w:p>
            <w:pPr>
              <w:pStyle w:val="Compact"/>
            </w:pPr>
            <w:r>
              <w:t xml:space="preserve">PIP-GOLD-001</w:t>
            </w:r>
          </w:p>
        </w:tc>
        <w:tc>
          <w:tcPr/>
          <w:p>
            <w:pPr>
              <w:pStyle w:val="Compact"/>
            </w:pPr>
            <w:r>
              <w:t xml:space="preserve">normal</w:t>
            </w:r>
          </w:p>
        </w:tc>
        <w:tc>
          <w:tcPr/>
          <w:p>
            <w:pPr>
              <w:pStyle w:val="Compact"/>
              <w:jc w:val="right"/>
            </w:pPr>
            <w:r>
              <w:t xml:space="preserve">0.06</w:t>
            </w:r>
          </w:p>
        </w:tc>
        <w:tc>
          <w:tcPr/>
          <w:p>
            <w:pPr>
              <w:pStyle w:val="Compact"/>
              <w:jc w:val="right"/>
            </w:pPr>
            <w:r>
              <w:t xml:space="preserve">0.19</w:t>
            </w:r>
          </w:p>
        </w:tc>
        <w:tc>
          <w:tcPr/>
          <w:p>
            <w:pPr>
              <w:pStyle w:val="Compact"/>
              <w:jc w:val="right"/>
            </w:pPr>
            <w:r>
              <w:t xml:space="preserve">0.05</w:t>
            </w:r>
          </w:p>
        </w:tc>
        <w:tc>
          <w:tcPr/>
          <w:p>
            <w:pPr>
              <w:pStyle w:val="Compact"/>
              <w:jc w:val="right"/>
            </w:pPr>
            <w:r>
              <w:t xml:space="preserve">0.19</w:t>
            </w:r>
          </w:p>
        </w:tc>
      </w:tr>
      <w:tr>
        <w:tc>
          <w:tcPr/>
          <w:p>
            <w:pPr>
              <w:pStyle w:val="Compact"/>
            </w:pPr>
            <w:r>
              <w:t xml:space="preserve">vessel</w:t>
            </w:r>
          </w:p>
        </w:tc>
        <w:tc>
          <w:tcPr/>
          <w:p>
            <w:pPr>
              <w:pStyle w:val="Compact"/>
            </w:pPr>
            <w:r>
              <w:t xml:space="preserve">VES-GOLD-001</w:t>
            </w:r>
          </w:p>
        </w:tc>
        <w:tc>
          <w:tcPr/>
          <w:p>
            <w:pPr>
              <w:pStyle w:val="Compact"/>
            </w:pPr>
            <w:r>
              <w:t xml:space="preserve">normal</w:t>
            </w:r>
          </w:p>
        </w:tc>
        <w:tc>
          <w:tcPr/>
          <w:p>
            <w:pPr>
              <w:pStyle w:val="Compact"/>
              <w:jc w:val="right"/>
            </w:pPr>
            <w:r>
              <w:t xml:space="preserve">0.06</w:t>
            </w:r>
          </w:p>
        </w:tc>
        <w:tc>
          <w:tcPr/>
          <w:p>
            <w:pPr>
              <w:pStyle w:val="Compact"/>
              <w:jc w:val="right"/>
            </w:pPr>
            <w:r>
              <w:t xml:space="preserve">0.13</w:t>
            </w:r>
          </w:p>
        </w:tc>
        <w:tc>
          <w:tcPr/>
          <w:p>
            <w:pPr>
              <w:pStyle w:val="Compact"/>
              <w:jc w:val="right"/>
            </w:pPr>
            <w:r>
              <w:t xml:space="preserve">0.05</w:t>
            </w:r>
          </w:p>
        </w:tc>
        <w:tc>
          <w:tcPr/>
          <w:p>
            <w:pPr>
              <w:pStyle w:val="Compact"/>
              <w:jc w:val="right"/>
            </w:pPr>
            <w:r>
              <w:t xml:space="preserve">0.13</w:t>
            </w:r>
          </w:p>
        </w:tc>
      </w:tr>
      <w:tr>
        <w:tc>
          <w:tcPr/>
          <w:p>
            <w:pPr>
              <w:pStyle w:val="Compact"/>
            </w:pPr>
            <w:r>
              <w:t xml:space="preserve">rotating</w:t>
            </w:r>
          </w:p>
        </w:tc>
        <w:tc>
          <w:tcPr/>
          <w:p>
            <w:pPr>
              <w:pStyle w:val="Compact"/>
            </w:pPr>
            <w:r>
              <w:t xml:space="preserve">ROT-GOLD-001</w:t>
            </w:r>
          </w:p>
        </w:tc>
        <w:tc>
          <w:tcPr/>
          <w:p>
            <w:pPr>
              <w:pStyle w:val="Compact"/>
            </w:pPr>
            <w:r>
              <w:t xml:space="preserve">normal</w:t>
            </w:r>
          </w:p>
        </w:tc>
        <w:tc>
          <w:tcPr/>
          <w:p>
            <w:pPr>
              <w:pStyle w:val="Compact"/>
              <w:jc w:val="right"/>
            </w:pPr>
            <w:r>
              <w:t xml:space="preserve">0.04</w:t>
            </w:r>
          </w:p>
        </w:tc>
        <w:tc>
          <w:tcPr/>
          <w:p>
            <w:pPr>
              <w:pStyle w:val="Compact"/>
              <w:jc w:val="right"/>
            </w:pPr>
            <w:r>
              <w:t xml:space="preserve">0.10</w:t>
            </w:r>
          </w:p>
        </w:tc>
        <w:tc>
          <w:tcPr/>
          <w:p>
            <w:pPr>
              <w:pStyle w:val="Compact"/>
              <w:jc w:val="right"/>
            </w:pPr>
            <w:r>
              <w:t xml:space="preserve">0.04</w:t>
            </w:r>
          </w:p>
        </w:tc>
        <w:tc>
          <w:tcPr/>
          <w:p>
            <w:pPr>
              <w:pStyle w:val="Compact"/>
              <w:jc w:val="right"/>
            </w:pPr>
            <w:r>
              <w:t xml:space="preserve">0.10</w:t>
            </w:r>
          </w:p>
        </w:tc>
      </w:tr>
      <w:tr>
        <w:tc>
          <w:tcPr/>
          <w:p>
            <w:pPr>
              <w:pStyle w:val="Compact"/>
            </w:pPr>
            <w:r>
              <w:t xml:space="preserve">electrical</w:t>
            </w:r>
          </w:p>
        </w:tc>
        <w:tc>
          <w:tcPr/>
          <w:p>
            <w:pPr>
              <w:pStyle w:val="Compact"/>
            </w:pPr>
            <w:r>
              <w:t xml:space="preserve">ELE-GOLD-001</w:t>
            </w:r>
          </w:p>
        </w:tc>
        <w:tc>
          <w:tcPr/>
          <w:p>
            <w:pPr>
              <w:pStyle w:val="Compact"/>
            </w:pPr>
            <w:r>
              <w:t xml:space="preserve">normal</w:t>
            </w:r>
          </w:p>
        </w:tc>
        <w:tc>
          <w:tcPr/>
          <w:p>
            <w:pPr>
              <w:pStyle w:val="Compact"/>
              <w:jc w:val="right"/>
            </w:pPr>
            <w:r>
              <w:t xml:space="preserve">0.04</w:t>
            </w:r>
          </w:p>
        </w:tc>
        <w:tc>
          <w:tcPr/>
          <w:p>
            <w:pPr>
              <w:pStyle w:val="Compact"/>
              <w:jc w:val="right"/>
            </w:pPr>
            <w:r>
              <w:t xml:space="preserve">0.09</w:t>
            </w:r>
          </w:p>
        </w:tc>
        <w:tc>
          <w:tcPr/>
          <w:p>
            <w:pPr>
              <w:pStyle w:val="Compact"/>
              <w:jc w:val="right"/>
            </w:pPr>
            <w:r>
              <w:t xml:space="preserve">0.03</w:t>
            </w:r>
          </w:p>
        </w:tc>
        <w:tc>
          <w:tcPr/>
          <w:p>
            <w:pPr>
              <w:pStyle w:val="Compact"/>
              <w:jc w:val="right"/>
            </w:pPr>
            <w:r>
              <w:t xml:space="preserve">0.09</w:t>
            </w:r>
          </w:p>
        </w:tc>
      </w:tr>
      <w:tr>
        <w:tc>
          <w:tcPr/>
          <w:p>
            <w:pPr>
              <w:pStyle w:val="Compact"/>
            </w:pPr>
            <w:r>
              <w:t xml:space="preserve">instrumentation</w:t>
            </w:r>
          </w:p>
        </w:tc>
        <w:tc>
          <w:tcPr/>
          <w:p>
            <w:pPr>
              <w:pStyle w:val="Compact"/>
            </w:pPr>
            <w:r>
              <w:t xml:space="preserve">INS-GOLD-001</w:t>
            </w:r>
          </w:p>
        </w:tc>
        <w:tc>
          <w:tcPr/>
          <w:p>
            <w:pPr>
              <w:pStyle w:val="Compact"/>
            </w:pPr>
            <w:r>
              <w:t xml:space="preserve">normal</w:t>
            </w:r>
          </w:p>
        </w:tc>
        <w:tc>
          <w:tcPr/>
          <w:p>
            <w:pPr>
              <w:pStyle w:val="Compact"/>
              <w:jc w:val="right"/>
            </w:pPr>
            <w:r>
              <w:t xml:space="preserve">0.08</w:t>
            </w:r>
          </w:p>
        </w:tc>
        <w:tc>
          <w:tcPr/>
          <w:p>
            <w:pPr>
              <w:pStyle w:val="Compact"/>
              <w:jc w:val="right"/>
            </w:pPr>
            <w:r>
              <w:t xml:space="preserve">0.15</w:t>
            </w:r>
          </w:p>
        </w:tc>
        <w:tc>
          <w:tcPr/>
          <w:p>
            <w:pPr>
              <w:pStyle w:val="Compact"/>
              <w:jc w:val="right"/>
            </w:pPr>
            <w:r>
              <w:t xml:space="preserve">0.06</w:t>
            </w:r>
          </w:p>
        </w:tc>
        <w:tc>
          <w:tcPr/>
          <w:p>
            <w:pPr>
              <w:pStyle w:val="Compact"/>
              <w:jc w:val="right"/>
            </w:pPr>
            <w:r>
              <w:t xml:space="preserve">0.15</w:t>
            </w:r>
          </w:p>
        </w:tc>
      </w:tr>
      <w:tr>
        <w:tc>
          <w:tcPr/>
          <w:p>
            <w:pPr>
              <w:pStyle w:val="Compact"/>
            </w:pPr>
            <w:r>
              <w:t xml:space="preserve">steel</w:t>
            </w:r>
          </w:p>
        </w:tc>
        <w:tc>
          <w:tcPr/>
          <w:p>
            <w:pPr>
              <w:pStyle w:val="Compact"/>
            </w:pPr>
            <w:r>
              <w:t xml:space="preserve">STL-GOLD-001</w:t>
            </w:r>
          </w:p>
        </w:tc>
        <w:tc>
          <w:tcPr/>
          <w:p>
            <w:pPr>
              <w:pStyle w:val="Compact"/>
            </w:pPr>
            <w:r>
              <w:t xml:space="preserve">normal</w:t>
            </w:r>
          </w:p>
        </w:tc>
        <w:tc>
          <w:tcPr/>
          <w:p>
            <w:pPr>
              <w:pStyle w:val="Compact"/>
              <w:jc w:val="right"/>
            </w:pPr>
            <w:r>
              <w:t xml:space="preserve">0.03</w:t>
            </w:r>
          </w:p>
        </w:tc>
        <w:tc>
          <w:tcPr/>
          <w:p>
            <w:pPr>
              <w:pStyle w:val="Compact"/>
              <w:jc w:val="right"/>
            </w:pPr>
            <w:r>
              <w:t xml:space="preserve">0.07</w:t>
            </w:r>
          </w:p>
        </w:tc>
        <w:tc>
          <w:tcPr/>
          <w:p>
            <w:pPr>
              <w:pStyle w:val="Compact"/>
              <w:jc w:val="right"/>
            </w:pPr>
            <w:r>
              <w:t xml:space="preserve">0.03</w:t>
            </w:r>
          </w:p>
        </w:tc>
        <w:tc>
          <w:tcPr/>
          <w:p>
            <w:pPr>
              <w:pStyle w:val="Compact"/>
              <w:jc w:val="right"/>
            </w:pPr>
            <w:r>
              <w:t xml:space="preserve">0.07</w:t>
            </w:r>
          </w:p>
        </w:tc>
      </w:tr>
      <w:tr>
        <w:tc>
          <w:tcPr/>
          <w:p>
            <w:pPr>
              <w:pStyle w:val="Compact"/>
            </w:pPr>
            <w:r>
              <w:t xml:space="preserve">civil</w:t>
            </w:r>
          </w:p>
        </w:tc>
        <w:tc>
          <w:tcPr/>
          <w:p>
            <w:pPr>
              <w:pStyle w:val="Compact"/>
            </w:pPr>
            <w:r>
              <w:t xml:space="preserve">CIV-GOLD-001</w:t>
            </w:r>
          </w:p>
        </w:tc>
        <w:tc>
          <w:tcPr/>
          <w:p>
            <w:pPr>
              <w:pStyle w:val="Compact"/>
            </w:pPr>
            <w:r>
              <w:t xml:space="preserve">normal</w:t>
            </w:r>
          </w:p>
        </w:tc>
        <w:tc>
          <w:tcPr/>
          <w:p>
            <w:pPr>
              <w:pStyle w:val="Compact"/>
              <w:jc w:val="right"/>
            </w:pPr>
            <w:r>
              <w:t xml:space="preserve">0.03</w:t>
            </w:r>
          </w:p>
        </w:tc>
        <w:tc>
          <w:tcPr/>
          <w:p>
            <w:pPr>
              <w:pStyle w:val="Compact"/>
              <w:jc w:val="right"/>
            </w:pPr>
            <w:r>
              <w:t xml:space="preserve">0.08</w:t>
            </w:r>
          </w:p>
        </w:tc>
        <w:tc>
          <w:tcPr/>
          <w:p>
            <w:pPr>
              <w:pStyle w:val="Compact"/>
              <w:jc w:val="right"/>
            </w:pPr>
            <w:r>
              <w:t xml:space="preserve">0.03</w:t>
            </w:r>
          </w:p>
        </w:tc>
        <w:tc>
          <w:tcPr/>
          <w:p>
            <w:pPr>
              <w:pStyle w:val="Compact"/>
              <w:jc w:val="right"/>
            </w:pPr>
            <w:r>
              <w:t xml:space="preserve">0.08</w:t>
            </w:r>
          </w:p>
        </w:tc>
      </w:tr>
    </w:tbl>
    <w:p>
      <w:pPr>
        <w:pStyle w:val="BodyText"/>
        <w:rPr>
          <w:ins w:id="335" w:author="Yuyong Kim" w:date="2026-05-10T00:00:00Z"/>
        </w:rPr>
      </w:pPr>
      <w:ins w:id="334" w:author="Yuyong Kim" w:date="2026-05-10T00:00:00Z">
        <w:r>
          <w:rPr>
            <w:b/>
            <w:bCs/>
          </w:rPr>
          <w:t xml:space="preserve">Piping Per-Layer Breakdown (case PIP-GOLD-001):</w:t>
        </w:r>
      </w:ins>
    </w:p>
    <w:tbl>
      <w:tblPr>
        <w:tblStyle w:val="Table"/>
        <w:tblW w:type="pct" w:w="5000"/>
        <w:tblLayout w:type="fixed"/>
        <w:tblLook w:firstRow="1" w:lastRow="0" w:firstColumn="0" w:lastColumn="0" w:noHBand="0" w:noVBand="0" w:val="0020"/>
      </w:tblPr>
      <w:tblGrid>
        <w:gridCol w:w="1250"/>
        <w:gridCol w:w="1667"/>
        <w:gridCol w:w="1667"/>
        <w:gridCol w:w="1667"/>
        <w:gridCol w:w="1667"/>
      </w:tblGrid>
      <w:tr>
        <w:trPr>
          <w:tblHeader w:val="on"/>
        </w:trPr>
        <w:tc>
          <w:tcPr/>
          <w:p>
            <w:pPr>
              <w:pStyle w:val="Compact"/>
            </w:pPr>
            <w:r>
              <w:t xml:space="preserve">Layer</w:t>
            </w:r>
          </w:p>
        </w:tc>
        <w:tc>
          <w:tcPr/>
          <w:p>
            <w:pPr>
              <w:pStyle w:val="Compact"/>
              <w:jc w:val="right"/>
            </w:pPr>
            <w:r>
              <w:t xml:space="preserve">Median (ms)</w:t>
            </w:r>
          </w:p>
        </w:tc>
        <w:tc>
          <w:tcPr/>
          <w:p>
            <w:pPr>
              <w:pStyle w:val="Compact"/>
              <w:jc w:val="right"/>
            </w:pPr>
            <w:r>
              <w:t xml:space="preserve">p95 (ms)</w:t>
            </w:r>
          </w:p>
        </w:tc>
        <w:tc>
          <w:tcPr/>
          <w:p>
            <w:pPr>
              <w:pStyle w:val="Compact"/>
              <w:jc w:val="right"/>
            </w:pPr>
            <w:r>
              <w:t xml:space="preserve">Min (ms)</w:t>
            </w:r>
          </w:p>
        </w:tc>
        <w:tc>
          <w:tcPr/>
          <w:p>
            <w:pPr>
              <w:pStyle w:val="Compact"/>
              <w:jc w:val="right"/>
            </w:pPr>
            <w:r>
              <w:t xml:space="preserve">Max (ms)</w:t>
            </w:r>
          </w:p>
        </w:tc>
      </w:tr>
      <w:tr>
        <w:tc>
          <w:tcPr/>
          <w:p>
            <w:pPr>
              <w:pStyle w:val="Compact"/>
            </w:pPr>
            <w:r>
              <w:t xml:space="preserve">layer1_input_validation</w:t>
            </w:r>
          </w:p>
        </w:tc>
        <w:tc>
          <w:tcPr/>
          <w:p>
            <w:pPr>
              <w:pStyle w:val="Compact"/>
              <w:jc w:val="right"/>
            </w:pPr>
            <w:r>
              <w:t xml:space="preserve">0.002</w:t>
            </w:r>
          </w:p>
        </w:tc>
        <w:tc>
          <w:tcPr/>
          <w:p>
            <w:pPr>
              <w:pStyle w:val="Compact"/>
              <w:jc w:val="right"/>
            </w:pPr>
            <w:r>
              <w:t xml:space="preserve">0.004</w:t>
            </w:r>
          </w:p>
        </w:tc>
        <w:tc>
          <w:tcPr/>
          <w:p>
            <w:pPr>
              <w:pStyle w:val="Compact"/>
              <w:jc w:val="right"/>
            </w:pPr>
            <w:r>
              <w:t xml:space="preserve">0.001</w:t>
            </w:r>
          </w:p>
        </w:tc>
        <w:tc>
          <w:tcPr/>
          <w:p>
            <w:pPr>
              <w:pStyle w:val="Compact"/>
              <w:jc w:val="right"/>
            </w:pPr>
            <w:r>
              <w:t xml:space="preserve">0.004</w:t>
            </w:r>
          </w:p>
        </w:tc>
      </w:tr>
      <w:tr>
        <w:tc>
          <w:tcPr/>
          <w:p>
            <w:pPr>
              <w:pStyle w:val="Compact"/>
            </w:pPr>
            <w:r>
              <w:t xml:space="preserve">layer2_k_voting_3candidates_plus_consensus</w:t>
            </w:r>
          </w:p>
        </w:tc>
        <w:tc>
          <w:tcPr/>
          <w:p>
            <w:pPr>
              <w:pStyle w:val="Compact"/>
              <w:jc w:val="right"/>
            </w:pPr>
            <w:r>
              <w:t xml:space="preserve">0.017</w:t>
            </w:r>
          </w:p>
        </w:tc>
        <w:tc>
          <w:tcPr/>
          <w:p>
            <w:pPr>
              <w:pStyle w:val="Compact"/>
              <w:jc w:val="right"/>
            </w:pPr>
            <w:r>
              <w:t xml:space="preserve">0.020</w:t>
            </w:r>
          </w:p>
        </w:tc>
        <w:tc>
          <w:tcPr/>
          <w:p>
            <w:pPr>
              <w:pStyle w:val="Compact"/>
              <w:jc w:val="right"/>
            </w:pPr>
            <w:r>
              <w:t xml:space="preserve">0.015</w:t>
            </w:r>
          </w:p>
        </w:tc>
        <w:tc>
          <w:tcPr/>
          <w:p>
            <w:pPr>
              <w:pStyle w:val="Compact"/>
              <w:jc w:val="right"/>
            </w:pPr>
            <w:r>
              <w:t xml:space="preserve">0.020</w:t>
            </w:r>
          </w:p>
        </w:tc>
      </w:tr>
      <w:tr>
        <w:tc>
          <w:tcPr/>
          <w:p>
            <w:pPr>
              <w:pStyle w:val="Compact"/>
            </w:pPr>
            <w:r>
              <w:t xml:space="preserve">layer3_physics_and_standards</w:t>
            </w:r>
          </w:p>
        </w:tc>
        <w:tc>
          <w:tcPr/>
          <w:p>
            <w:pPr>
              <w:pStyle w:val="Compact"/>
              <w:jc w:val="right"/>
            </w:pPr>
            <w:r>
              <w:t xml:space="preserve">0.002</w:t>
            </w:r>
          </w:p>
        </w:tc>
        <w:tc>
          <w:tcPr/>
          <w:p>
            <w:pPr>
              <w:pStyle w:val="Compact"/>
              <w:jc w:val="right"/>
            </w:pPr>
            <w:r>
              <w:t xml:space="preserve">0.005</w:t>
            </w:r>
          </w:p>
        </w:tc>
        <w:tc>
          <w:tcPr/>
          <w:p>
            <w:pPr>
              <w:pStyle w:val="Compact"/>
              <w:jc w:val="right"/>
            </w:pPr>
            <w:r>
              <w:t xml:space="preserve">0.002</w:t>
            </w:r>
          </w:p>
        </w:tc>
        <w:tc>
          <w:tcPr/>
          <w:p>
            <w:pPr>
              <w:pStyle w:val="Compact"/>
              <w:jc w:val="right"/>
            </w:pPr>
            <w:r>
              <w:t xml:space="preserve">0.005</w:t>
            </w:r>
          </w:p>
        </w:tc>
      </w:tr>
      <w:tr>
        <w:tc>
          <w:tcPr/>
          <w:p>
            <w:pPr>
              <w:pStyle w:val="Compact"/>
            </w:pPr>
            <w:r>
              <w:t xml:space="preserve">layer4_reverse_checks</w:t>
            </w:r>
          </w:p>
        </w:tc>
        <w:tc>
          <w:tcPr/>
          <w:p>
            <w:pPr>
              <w:pStyle w:val="Compact"/>
              <w:jc w:val="right"/>
            </w:pPr>
            <w:r>
              <w:t xml:space="preserve">0.003</w:t>
            </w:r>
          </w:p>
        </w:tc>
        <w:tc>
          <w:tcPr/>
          <w:p>
            <w:pPr>
              <w:pStyle w:val="Compact"/>
              <w:jc w:val="right"/>
            </w:pPr>
            <w:r>
              <w:t xml:space="preserve">0.005</w:t>
            </w:r>
          </w:p>
        </w:tc>
        <w:tc>
          <w:tcPr/>
          <w:p>
            <w:pPr>
              <w:pStyle w:val="Compact"/>
              <w:jc w:val="right"/>
            </w:pPr>
            <w:r>
              <w:t xml:space="preserve">0.002</w:t>
            </w:r>
          </w:p>
        </w:tc>
        <w:tc>
          <w:tcPr/>
          <w:p>
            <w:pPr>
              <w:pStyle w:val="Compact"/>
              <w:jc w:val="right"/>
            </w:pPr>
            <w:r>
              <w:t xml:space="preserve">0.005</w:t>
            </w:r>
          </w:p>
        </w:tc>
      </w:tr>
    </w:tbl>
    <w:p>
      <w:pPr>
        <w:pStyle w:val="BodyText"/>
        <w:rPr>
          <w:ins w:id="337" w:author="Yuyong Kim" w:date="2026-05-10T00:00:00Z"/>
        </w:rPr>
      </w:pPr>
      <w:ins w:id="336" w:author="Yuyong Kim" w:date="2026-05-10T00:00:00Z">
        <w:r>
          <w:rPr>
            <w:b/>
            <w:bCs/>
          </w:rPr>
          <w:t xml:space="preserve">Cross-Discipline Validator (one paired call across 7 disciplines): median 0.028 ms, p95 0.045 ms, min/max 0.021 / 0.045 ms.</w:t>
        </w:r>
      </w:ins>
    </w:p>
    <w:p>
      <w:pPr>
        <w:pStyle w:val="BodyText"/>
        <w:rPr>
          <w:ins w:id="339" w:author="Yuyong Kim" w:date="2026-05-10T00:00:00Z"/>
        </w:rPr>
      </w:pPr>
      <w:ins w:id="338" w:author="Yuyong Kim" w:date="2026-05-10T00:00:00Z">
        <w:r>
          <w:rPr>
            <w:b/>
            <w:bCs/>
          </w:rPr>
          <w:t xml:space="preserve">KOSHA RAG Retrieval (top-10): query pressure vessel remaining life assessment, hit count 4, median 1.151 ms, p95 3.351 ms, min/max 1.018 / 3.351 ms.</w:t>
        </w:r>
      </w:ins>
    </w:p>
    <w:p>
      <w:pPr>
        <w:pStyle w:val="BodyText"/>
        <w:rPr>
          <w:ins w:id="341" w:author="Yuyong Kim" w:date="2026-05-10T00:00:00Z"/>
        </w:rPr>
      </w:pPr>
      <w:ins w:id="340" w:author="Yuyong Kim" w:date="2026-05-10T00:00:00Z">
        <w:r>
          <w:rPr>
            <w:b/>
            <w:bCs/>
          </w:rPr>
          <w:t xml:space="preserve">KOSHA RAG Generation (Qwen via Ollama): model qwen3:4b, prompt 2,054 chars, median 41,725.0 ms, p95 62,277.2 ms, min/max 31,919.7 / 62,277.2 ms.</w:t>
        </w:r>
      </w:ins>
    </w:p>
    <w:p>
      <w:pPr>
        <w:pStyle w:val="BodyText"/>
        <w:rPr>
          <w:ins w:id="343" w:author="Yuyong Kim" w:date="2026-05-10T00:00:00Z"/>
        </w:rPr>
      </w:pPr>
      <w:ins w:id="342" w:author="Yuyong Kim" w:date="2026-05-10T00:00:00Z">
        <w:r>
          <w:rPr>
            <w:b/>
            <w:bCs/>
          </w:rPr>
          <w:t xml:space="preserve">End-to-End Median. Composition: piping service.evaluate median + cross-discipline validator median + RAG retrieval median (+ RAG generation median). End-to-end median: 41,726.22 ms.</w:t>
        </w:r>
      </w:ins>
    </w:p>
    <w:p>
      <w:pPr>
        <w:pStyle w:val="BodyText"/>
        <w:rPr>
          <w:ins w:id="345" w:author="Yuyong Kim" w:date="2026-05-10T00:00:00Z"/>
        </w:rPr>
      </w:pPr>
      <w:ins w:id="344" w:author="Yuyong Kim" w:date="2026-05-10T00:00:00Z">
        <w:r>
          <w:t xml:space="preserve">The deterministic stack (input validation, K-voting, physics/code compliance, reverse verification, cross-discipline validator, BM25 retrieval) completes in approximately 1.2 ms per case. The Qwen-family generation step on the on-premises Ollama server adds approximately 42 s median; this dominates end-to-end latency when full LLM grounding is requested. K-voting (L2) accounts for approximately 70% of within-engine layered latency, consistent with its use of three deliberately varied calculation paths.</w:t>
        </w:r>
      </w:ins>
    </w:p>
    <w:bookmarkEnd w:id="79"/>
    <w:bookmarkStart w:id="80" w:name="b.4-retrieval-failure-inventory"/>
    <w:p>
      <w:pPr>
        <w:pStyle w:val="Heading3"/>
      </w:pPr>
      <w:r>
        <w:t xml:space="preserve">B.4 Retrieval failure inventory</w:t>
      </w:r>
    </w:p>
    <w:p>
      <w:pPr>
        <w:pStyle w:val="FirstParagraph"/>
        <w:rPr>
          <w:ins w:id="347" w:author="Yuyong Kim" w:date="2026-05-10T00:00:00Z"/>
        </w:rPr>
      </w:pPr>
      <w:ins w:id="346" w:author="Yuyong Kim" w:date="2026-05-10T00:00:00Z">
        <w:r>
          <w:t xml:space="preserve">Honest disclosure of where retrieval still misses on the 50-query curated benchmark (outputs/retrieval_failure_inventory.md; Enhanced FTS, K=5 threshold; failure rule: failure := first_relevant_rank &gt; 5 OR no relevant hit in top-10; failure count 7/50 = 0.1400):</w:t>
        </w:r>
      </w:ins>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Diagnosis</w:t>
            </w:r>
          </w:p>
        </w:tc>
        <w:tc>
          <w:tcPr/>
          <w:p>
            <w:pPr>
              <w:pStyle w:val="Compact"/>
              <w:jc w:val="right"/>
            </w:pPr>
            <w:r>
              <w:t xml:space="preserve">Count</w:t>
            </w:r>
          </w:p>
        </w:tc>
      </w:tr>
      <w:tr>
        <w:tc>
          <w:tcPr/>
          <w:p>
            <w:pPr>
              <w:pStyle w:val="Compact"/>
            </w:pPr>
            <w:r>
              <w:t xml:space="preserve">paraphrase_too_loose</w:t>
            </w:r>
          </w:p>
        </w:tc>
        <w:tc>
          <w:tcPr/>
          <w:p>
            <w:pPr>
              <w:pStyle w:val="Compact"/>
              <w:jc w:val="right"/>
            </w:pPr>
            <w:r>
              <w:t xml:space="preserve">6</w:t>
            </w:r>
          </w:p>
        </w:tc>
      </w:tr>
      <w:tr>
        <w:tc>
          <w:tcPr/>
          <w:p>
            <w:pPr>
              <w:pStyle w:val="Compact"/>
            </w:pPr>
            <w:r>
              <w:t xml:space="preserve">regulatory_class_mismatch</w:t>
            </w:r>
          </w:p>
        </w:tc>
        <w:tc>
          <w:tcPr/>
          <w:p>
            <w:pPr>
              <w:pStyle w:val="Compact"/>
              <w:jc w:val="right"/>
            </w:pPr>
            <w:r>
              <w:t xml:space="preserve">1</w:t>
            </w:r>
          </w:p>
        </w:tc>
      </w:tr>
    </w:tbl>
    <w:p>
      <w:pPr>
        <w:pStyle w:val="BodyText"/>
        <w:rPr>
          <w:ins w:id="349" w:author="Yuyong Kim" w:date="2026-05-10T00:00:00Z"/>
        </w:rPr>
      </w:pPr>
      <w:ins w:id="348" w:author="Yuyong Kim" w:date="2026-05-10T00:00:00Z">
        <w:r>
          <w:t xml:space="preserve">Diagnosis category definitions: paraphrase_too_loose — the query phrasing diverges from the indexed chunk’s vocabulary beyond what the synonym expansion bridges; regulatory_class_mismatch — the retrieval favours a guidance-class hit when the target is a mandatory provision (or vice versa). Six of seven failures fall in paraphrase_too_loose, concentrated in the C-C-23 RBI, B-M-18 piping life, C-C-75 corrosion risk, and Article 256 corrosion-prevention groups. This single dominant failure mode is an honest input for future work on a hybrid lexical + semantic retriever (§8 future research direction (3)).</w:t>
        </w:r>
      </w:ins>
    </w:p>
    <w:bookmarkEnd w:id="80"/>
    <w:bookmarkStart w:id="81" w:name="b.5-reproducibility"/>
    <w:p>
      <w:pPr>
        <w:pStyle w:val="Heading3"/>
      </w:pPr>
      <w:r>
        <w:t xml:space="preserve">B.5 Reproducibility</w:t>
      </w:r>
    </w:p>
    <w:p>
      <w:pPr>
        <w:pStyle w:val="FirstParagraph"/>
        <w:rPr>
          <w:ins w:id="351" w:author="Yuyong Kim" w:date="2026-05-10T00:00:00Z"/>
        </w:rPr>
      </w:pPr>
      <w:ins w:id="350" w:author="Yuyong Kim" w:date="2026-05-10T00:00:00Z">
        <w:r>
          <w:rPr>
            <w:rStyle w:val="VerbatimChar"/>
          </w:rPr>
          <w:t xml:space="preserve">scripts/reproduce_all.py regenerates every figure, table, and outputs/*.md cited in this manuscript with a single command from a clean repository state. End-to-end run on a clean checkout: 13/13 scripts complete successfully (python scripts/reproduce_all.py). The KOSHA-corpus rebuild (network + 200 MB SQLite) is intentionally excluded from the runner and documented separately under scripts/sync_kosha_corpus.py.</w:t>
        </w:r>
      </w:ins>
    </w:p>
    <w:p>
      <w:r>
        <w:pict>
          <v:rect style="width:0;height:1.5pt" o:hralign="center" o:hrstd="t" o:hr="t"/>
        </w:pict>
      </w:r>
    </w:p>
    <w:bookmarkEnd w:id="81"/>
    <w:bookmarkEnd w:id="82"/>
    <w:bookmarkStart w:id="85" w:name="references"/>
    <w:p>
      <w:pPr>
        <w:pStyle w:val="Heading2"/>
      </w:pPr>
      <w:r>
        <w:t xml:space="preserve">References</w:t>
      </w:r>
    </w:p>
    <w:p>
      <w:pPr>
        <w:pStyle w:val="FirstParagraph"/>
        <w:rPr>
          <w:ins w:id="353" w:author="Yuyong Kim" w:date="2026-05-10T00:00:00Z"/>
        </w:rPr>
      </w:pPr>
      <w:ins w:id="352" w:author="Yuyong Kim" w:date="2026-05-10T00:00:00Z">
        <w:r>
          <w:rPr>
            <w:b/>
            <w:bCs/>
          </w:rPr>
          <w:t xml:space="preserve">[1] Selvam, D.C., Raja, T., Vaghela, D.R., Meena, M., Tripathy, S., Kumar, B., Manjunath, H.R., Mehar, K., Devarajan, Y. (2026). Artificial intelligence in process safety: A review of opportunities, challenges, and future directions for the chemical process industries. Journal of Loss Prevention in the Process Industries. DOI: 10.1016/j.jlp.2026.105917</w:t>
        </w:r>
      </w:ins>
    </w:p>
    <w:p>
      <w:pPr>
        <w:pStyle w:val="BodyText"/>
        <w:rPr>
          <w:ins w:id="355" w:author="Yuyong Kim" w:date="2026-05-10T00:00:00Z"/>
        </w:rPr>
      </w:pPr>
      <w:ins w:id="354" w:author="Yuyong Kim" w:date="2026-05-10T00:00:00Z">
        <w:r>
          <w:rPr>
            <w:b/>
            <w:bCs/>
          </w:rPr>
          <w:t xml:space="preserve">[2] Woo, T., Kim, S., Tariq, S., Heo, S., Yoo, C. (2025). Leveraging Generative AI and Large Language Model for Process Systems Engineering: A State-of-the-Art Review. Korean Journal of Chemical Engineering, 42, 2787-2808. DOI: 10.1007/s11814-025-00524-y</w:t>
        </w:r>
      </w:ins>
    </w:p>
    <w:p>
      <w:pPr>
        <w:pStyle w:val="BodyText"/>
      </w:pPr>
      <w:r>
        <w:rPr>
          <w:b/>
          <w:bCs/>
        </w:rPr>
        <w:t xml:space="preserve">[3]</w:t>
      </w:r>
      <w:r>
        <w:t xml:space="preserve"> </w:t>
      </w:r>
      <w:r>
        <w:t xml:space="preserve">Elhosary, M. et al. (2024). LLM-assisted HAZOP study using retrieval-augmented generation.</w:t>
      </w:r>
      <w:r>
        <w:t xml:space="preserve"> </w:t>
      </w:r>
      <w:r>
        <w:rPr>
          <w:i/>
          <w:iCs/>
        </w:rPr>
        <w:t xml:space="preserve">IChemE Symposium Series No. 171: Hazards 34.</w:t>
      </w:r>
    </w:p>
    <w:p>
      <w:pPr>
        <w:pStyle w:val="BodyText"/>
        <w:rPr>
          <w:ins w:id="357" w:author="Yuyong Kim" w:date="2026-05-10T00:00:00Z"/>
        </w:rPr>
      </w:pPr>
      <w:ins w:id="356" w:author="Yuyong Kim" w:date="2026-05-10T00:00:00Z">
        <w:r>
          <w:rPr>
            <w:b/>
            <w:bCs/>
          </w:rPr>
          <w:t xml:space="preserve">[4] Walavalkar, V. et al. (2021). Machine Learning and Deep Learning in Chemical Health and Safety: A Systematic Review of Techniques and Applications. ACS Chemical Health &amp; Safety. DOI: 10.1021/acs.chas.0c00075</w:t>
        </w:r>
      </w:ins>
    </w:p>
    <w:p>
      <w:pPr>
        <w:pStyle w:val="BodyText"/>
        <w:rPr>
          <w:ins w:id="359" w:author="Yuyong Kim" w:date="2026-05-10T00:00:00Z"/>
        </w:rPr>
      </w:pPr>
      <w:ins w:id="358" w:author="Yuyong Kim" w:date="2026-05-10T00:00:00Z">
        <w:r>
          <w:rPr>
            <w:b/>
            <w:bCs/>
          </w:rPr>
          <w:t xml:space="preserve">[5] Lewis, P., Perez, E., Piktus, A. et al. (2020). Retrieval-Augmented Generation for Knowledge-Intensive NLP Tasks. Advances in Neural Information Processing Systems (NeurIPS 2020), 33, 9459-9474.</w:t>
        </w:r>
      </w:ins>
    </w:p>
    <w:p>
      <w:pPr>
        <w:pStyle w:val="BodyText"/>
        <w:rPr>
          <w:ins w:id="361" w:author="Yuyong Kim" w:date="2026-05-10T00:00:00Z"/>
        </w:rPr>
      </w:pPr>
      <w:ins w:id="360" w:author="Yuyong Kim" w:date="2026-05-10T00:00:00Z">
        <w:r>
          <w:rPr>
            <w:b/>
            <w:bCs/>
          </w:rPr>
          <w:t xml:space="preserve">[6] Walker, C., Aslansefat, K., Akram, M.N., Papadopoulos, Y. (2026). RAGuard: A Novel Approach for In-Context Safe Retrieval Augmented Generation for LLMs. In: Katsaros, P. (ed.) Model-Based Safety and Assessment. IMBSA 2025. Lecture Notes in Computer Science, vol 15755. Springer, Cham. DOI: 10.1007/978-3-032-05073-1_13</w:t>
        </w:r>
      </w:ins>
    </w:p>
    <w:p>
      <w:pPr>
        <w:pStyle w:val="BodyText"/>
      </w:pPr>
      <w:ins w:id="362" w:author="Yuyong Kim" w:date="2026-05-10T00:00:00Z">
        <w:r>
          <w:rPr>
            <w:b/>
            <w:bCs/>
          </w:rPr>
          <w:t xml:space="preserve">[7]</w:t>
        </w:r>
      </w:ins>
      <w:r>
        <w:rPr>
          <w:b/>
          <w:bCs/>
        </w:rPr>
        <w:t xml:space="preserve">Klesel, M., Wittmann,</w:t>
      </w:r>
      <w:del w:id="363" w:author="Yuyong Kim" w:date="2026-05-10T00:00:00Z">
        <w:r>
          <w:rPr>
            <w:b/>
            <w:bCs/>
          </w:rPr>
          <w:delText xml:space="preserve"> H.F., 2025.</w:delText>
        </w:r>
      </w:del>
      <w:ins w:id="364" w:author="Yuyong Kim" w:date="2026-05-10T00:00:00Z">
        <w:r>
          <w:rPr>
            <w:b/>
            <w:bCs/>
          </w:rPr>
          <w:t xml:space="preserve"> H.F. (2025).</w:t>
        </w:r>
      </w:ins>
      <w:r>
        <w:rPr>
          <w:b/>
          <w:bCs/>
        </w:rPr>
        <w:t xml:space="preserve"> Retrieval-Augmented Generation (RAG).</w:t>
      </w:r>
      <w:del w:id="365" w:author="Yuyong Kim" w:date="2026-05-10T00:00:00Z">
        <w:r>
          <w:rPr>
            <w:b/>
            <w:bCs/>
          </w:rPr>
          <w:delText xml:space="preserve"> Bus. Inf. Syst. Eng. 67 (4), 551–561.</w:delText>
        </w:r>
      </w:del>
      <w:ins w:id="366" w:author="Yuyong Kim" w:date="2026-05-10T00:00:00Z">
        <w:r>
          <w:rPr>
            <w:b/>
            <w:bCs/>
          </w:rPr>
          <w:t xml:space="preserve"> Business &amp; Information Systems Engineering, 67(4), 551-561. DOI: 10.1007/s12599-025-00945-3</w:t>
        </w:r>
      </w:ins>
    </w:p>
    <w:p>
      <w:pPr>
        <w:pStyle w:val="BodyText"/>
        <w:rPr>
          <w:ins w:id="368" w:author="Yuyong Kim" w:date="2026-05-10T00:00:00Z"/>
        </w:rPr>
      </w:pPr>
      <w:ins w:id="367" w:author="Yuyong Kim" w:date="2026-05-10T00:00:00Z">
        <w:r>
          <w:rPr>
            <w:b/>
            <w:bCs/>
          </w:rPr>
          <w:t xml:space="preserve">[8] Jones, J.F., Raj, V., Abas, P.E., Petra, M.I., Sivan, D., Satheesh Kumar, K., Jose, R., Mathew, S. (2025). Application of artificial intelligence for asset integrity management of offshore oil and gas pipelines. Life Cycle Reliability and Safety Engineering. DOI: 10.1007/s41872-025-00353-2</w:t>
        </w:r>
      </w:ins>
    </w:p>
    <w:p>
      <w:pPr>
        <w:pStyle w:val="BodyText"/>
      </w:pPr>
      <w:ins w:id="369" w:author="Yuyong Kim" w:date="2026-05-10T00:00:00Z">
        <w:r>
          <w:rPr>
            <w:b/>
            <w:bCs/>
          </w:rPr>
          <w:t xml:space="preserve">[9]</w:t>
        </w:r>
      </w:ins>
      <w:r>
        <w:rPr>
          <w:b/>
          <w:bCs/>
        </w:rPr>
        <w:t xml:space="preserve">Hector, I., Panjanathan,</w:t>
      </w:r>
      <w:del w:id="370" w:author="Yuyong Kim" w:date="2026-05-10T00:00:00Z">
        <w:r>
          <w:rPr>
            <w:b/>
            <w:bCs/>
          </w:rPr>
          <w:delText xml:space="preserve"> R., 2024.</w:delText>
        </w:r>
      </w:del>
      <w:ins w:id="371" w:author="Yuyong Kim" w:date="2026-05-10T00:00:00Z">
        <w:r>
          <w:rPr>
            <w:b/>
            <w:bCs/>
          </w:rPr>
          <w:t xml:space="preserve"> R. (2024).</w:t>
        </w:r>
      </w:ins>
      <w:r>
        <w:rPr>
          <w:b/>
          <w:bCs/>
        </w:rPr>
        <w:t xml:space="preserve"> Predictive maintenance in Industry 4.0: a survey of planning models and</w:t>
      </w:r>
      <w:del w:id="372" w:author="Yuyong Kim" w:date="2026-05-10T00:00:00Z">
        <w:r>
          <w:rPr>
            <w:b/>
            <w:bCs/>
          </w:rPr>
          <w:delText xml:space="preserve"> ML</w:delText>
        </w:r>
      </w:del>
      <w:ins w:id="373" w:author="Yuyong Kim" w:date="2026-05-10T00:00:00Z">
        <w:r>
          <w:rPr>
            <w:b/>
            <w:bCs/>
          </w:rPr>
          <w:t xml:space="preserve"> machine learning</w:t>
        </w:r>
      </w:ins>
      <w:r>
        <w:rPr>
          <w:b/>
          <w:bCs/>
        </w:rPr>
        <w:t xml:space="preserve"> techniques. PeerJ</w:t>
      </w:r>
      <w:del w:id="374" w:author="Yuyong Kim" w:date="2026-05-10T00:00:00Z">
        <w:r>
          <w:rPr>
            <w:b/>
            <w:bCs/>
          </w:rPr>
          <w:delText xml:space="preserve"> Comput. Sci.</w:delText>
        </w:r>
      </w:del>
      <w:ins w:id="375" w:author="Yuyong Kim" w:date="2026-05-10T00:00:00Z">
        <w:r>
          <w:rPr>
            <w:b/>
            <w:bCs/>
          </w:rPr>
          <w:t xml:space="preserve"> Computer Science,</w:t>
        </w:r>
      </w:ins>
      <w:r>
        <w:rPr>
          <w:b/>
          <w:bCs/>
        </w:rPr>
        <w:t xml:space="preserve"> 10, e2016.</w:t>
      </w:r>
      <w:ins w:id="376" w:author="Yuyong Kim" w:date="2026-05-10T00:00:00Z">
        <w:r>
          <w:rPr>
            <w:b/>
            <w:bCs/>
          </w:rPr>
          <w:t xml:space="preserve"> DOI: 10.7717/peerj-cs.2016</w:t>
        </w:r>
      </w:ins>
    </w:p>
    <w:p>
      <w:pPr>
        <w:pStyle w:val="BodyText"/>
      </w:pPr>
      <w:ins w:id="377" w:author="Yuyong Kim" w:date="2026-05-10T00:00:00Z">
        <w:r>
          <w:rPr>
            <w:b/>
            <w:bCs/>
          </w:rPr>
          <w:t xml:space="preserve">[10]</w:t>
        </w:r>
      </w:ins>
      <w:r>
        <w:rPr>
          <w:b/>
          <w:bCs/>
        </w:rPr>
        <w:t xml:space="preserve">Ait-Alla, A., Quandt, M., Lütjen, M., Freitag,</w:t>
      </w:r>
      <w:del w:id="378" w:author="Yuyong Kim" w:date="2026-05-10T00:00:00Z">
        <w:r>
          <w:rPr>
            <w:b/>
            <w:bCs/>
          </w:rPr>
          <w:delText xml:space="preserve"> M., 2022.</w:delText>
        </w:r>
      </w:del>
      <w:ins w:id="379" w:author="Yuyong Kim" w:date="2026-05-10T00:00:00Z">
        <w:r>
          <w:rPr>
            <w:b/>
            <w:bCs/>
          </w:rPr>
          <w:t xml:space="preserve"> M. (2022).</w:t>
        </w:r>
      </w:ins>
      <w:r>
        <w:rPr>
          <w:b/>
          <w:bCs/>
        </w:rPr>
        <w:t xml:space="preserve"> On Predictive Maintenance in Industry 4.0: Overview, Models, and Challenges. Applied</w:t>
      </w:r>
      <w:del w:id="380" w:author="Yuyong Kim" w:date="2026-05-10T00:00:00Z">
        <w:r>
          <w:rPr>
            <w:b/>
            <w:bCs/>
          </w:rPr>
          <w:delText xml:space="preserve"> Sciences 12 (16),</w:delText>
        </w:r>
      </w:del>
      <w:ins w:id="381" w:author="Yuyong Kim" w:date="2026-05-10T00:00:00Z">
        <w:r>
          <w:rPr>
            <w:b/>
            <w:bCs/>
          </w:rPr>
          <w:t xml:space="preserve"> Sciences, 12(16),</w:t>
        </w:r>
      </w:ins>
      <w:r>
        <w:rPr>
          <w:b/>
          <w:bCs/>
        </w:rPr>
        <w:t xml:space="preserve"> 8081.</w:t>
      </w:r>
      <w:ins w:id="382" w:author="Yuyong Kim" w:date="2026-05-10T00:00:00Z">
        <w:r>
          <w:rPr>
            <w:b/>
            <w:bCs/>
          </w:rPr>
          <w:t xml:space="preserve"> DOI: 10.3390/app12168081</w:t>
        </w:r>
      </w:ins>
    </w:p>
    <w:p>
      <w:pPr>
        <w:pStyle w:val="BodyText"/>
      </w:pPr>
      <w:ins w:id="383" w:author="Yuyong Kim" w:date="2026-05-10T00:00:00Z">
        <w:r>
          <w:rPr>
            <w:b/>
            <w:bCs/>
          </w:rPr>
          <w:t xml:space="preserve">[11]</w:t>
        </w:r>
      </w:ins>
      <w:r>
        <w:rPr>
          <w:b/>
          <w:bCs/>
        </w:rPr>
        <w:t xml:space="preserve">Avizienis,</w:t>
      </w:r>
      <w:del w:id="384" w:author="Yuyong Kim" w:date="2026-05-10T00:00:00Z">
        <w:r>
          <w:rPr>
            <w:b/>
            <w:bCs/>
          </w:rPr>
          <w:delText xml:space="preserve"> A., 1985.</w:delText>
        </w:r>
      </w:del>
      <w:ins w:id="385" w:author="Yuyong Kim" w:date="2026-05-10T00:00:00Z">
        <w:r>
          <w:rPr>
            <w:b/>
            <w:bCs/>
          </w:rPr>
          <w:t xml:space="preserve"> A. (1985).</w:t>
        </w:r>
      </w:ins>
      <w:r>
        <w:rPr>
          <w:b/>
          <w:bCs/>
        </w:rPr>
        <w:t xml:space="preserve"> The N-version approach to fault-tolerant software. IEEE</w:t>
      </w:r>
      <w:del w:id="386" w:author="Yuyong Kim" w:date="2026-05-10T00:00:00Z">
        <w:r>
          <w:rPr>
            <w:b/>
            <w:bCs/>
          </w:rPr>
          <w:delText xml:space="preserve"> Trans. Softw. Eng. SE-11 (12), 1491–1501.</w:delText>
        </w:r>
      </w:del>
      <w:ins w:id="387" w:author="Yuyong Kim" w:date="2026-05-10T00:00:00Z">
        <w:r>
          <w:rPr>
            <w:b/>
            <w:bCs/>
          </w:rPr>
          <w:t xml:space="preserve"> Transactions on Software Engineering, SE-11(12), 1491-1501.</w:t>
        </w:r>
      </w:ins>
    </w:p>
    <w:p>
      <w:pPr>
        <w:pStyle w:val="BodyText"/>
      </w:pPr>
      <w:ins w:id="388" w:author="Yuyong Kim" w:date="2026-05-10T00:00:00Z">
        <w:r>
          <w:rPr>
            <w:b/>
            <w:bCs/>
          </w:rPr>
          <w:t xml:space="preserve">[12]</w:t>
        </w:r>
      </w:ins>
      <w:r>
        <w:rPr>
          <w:b/>
          <w:bCs/>
        </w:rPr>
        <w:t xml:space="preserve">Kim, H., Yi, J.-S., Jang,</w:t>
      </w:r>
      <w:del w:id="389" w:author="Yuyong Kim" w:date="2026-05-10T00:00:00Z">
        <w:r>
          <w:rPr>
            <w:b/>
            <w:bCs/>
          </w:rPr>
          <w:delText xml:space="preserve"> Y., 2022.</w:delText>
        </w:r>
      </w:del>
      <w:ins w:id="390" w:author="Yuyong Kim" w:date="2026-05-10T00:00:00Z">
        <w:r>
          <w:rPr>
            <w:b/>
            <w:bCs/>
          </w:rPr>
          <w:t xml:space="preserve"> Y. (2022).</w:t>
        </w:r>
      </w:ins>
      <w:r>
        <w:rPr>
          <w:b/>
          <w:bCs/>
        </w:rPr>
        <w:t xml:space="preserve"> Analyzing Patterns of Multi-cause Accidents From KOSHA’s</w:t>
      </w:r>
      <w:ins w:id="391" w:author="Yuyong Kim" w:date="2026-05-10T00:00:00Z">
        <w:r>
          <w:rPr>
            <w:b/>
            <w:bCs/>
          </w:rPr>
          <w:t xml:space="preserve"> Construction Injury</w:t>
        </w:r>
      </w:ins>
      <w:r>
        <w:rPr>
          <w:b/>
          <w:bCs/>
        </w:rPr>
        <w:t xml:space="preserve"> Case Reports</w:t>
      </w:r>
      <w:del w:id="392" w:author="Yuyong Kim" w:date="2026-05-10T00:00:00Z">
        <w:r>
          <w:rPr>
            <w:b/>
            <w:bCs/>
          </w:rPr>
          <w:delText xml:space="preserve"> Using</w:delText>
        </w:r>
      </w:del>
      <w:ins w:id="393" w:author="Yuyong Kim" w:date="2026-05-10T00:00:00Z">
        <w:r>
          <w:rPr>
            <w:b/>
            <w:bCs/>
          </w:rPr>
          <w:t xml:space="preserve"> Utilizing</w:t>
        </w:r>
      </w:ins>
      <w:r>
        <w:rPr>
          <w:b/>
          <w:bCs/>
        </w:rPr>
        <w:t xml:space="preserve"> Text</w:t>
      </w:r>
      <w:del w:id="394" w:author="Yuyong Kim" w:date="2026-05-10T00:00:00Z">
        <w:r>
          <w:rPr>
            <w:b/>
            <w:bCs/>
          </w:rPr>
          <w:delText xml:space="preserve"> Mining. J.</w:delText>
        </w:r>
      </w:del>
      <w:ins w:id="395" w:author="Yuyong Kim" w:date="2026-05-10T00:00:00Z">
        <w:r>
          <w:rPr>
            <w:b/>
            <w:bCs/>
          </w:rPr>
          <w:t xml:space="preserve"> Mining Methodology. Journal of the</w:t>
        </w:r>
      </w:ins>
      <w:r>
        <w:rPr>
          <w:b/>
          <w:bCs/>
        </w:rPr>
        <w:t xml:space="preserve"> Architectural Institute of</w:t>
      </w:r>
      <w:del w:id="396" w:author="Yuyong Kim" w:date="2026-05-10T00:00:00Z">
        <w:r>
          <w:rPr>
            <w:b/>
            <w:bCs/>
          </w:rPr>
          <w:delText xml:space="preserve"> Korea 38 (4), 237–244.</w:delText>
        </w:r>
      </w:del>
      <w:ins w:id="397" w:author="Yuyong Kim" w:date="2026-05-10T00:00:00Z">
        <w:r>
          <w:rPr>
            <w:b/>
            <w:bCs/>
          </w:rPr>
          <w:t xml:space="preserve"> Korea, 38(4), 237-244. DOI: 10.5659/JAIK.2022.38.4.237</w:t>
        </w:r>
      </w:ins>
    </w:p>
    <w:p>
      <w:pPr>
        <w:pStyle w:val="BodyText"/>
        <w:rPr>
          <w:ins w:id="399" w:author="Yuyong Kim" w:date="2026-05-10T00:00:00Z"/>
        </w:rPr>
      </w:pPr>
      <w:ins w:id="398" w:author="Yuyong Kim" w:date="2026-05-10T00:00:00Z">
        <w:r>
          <w:rPr>
            <w:b/>
            <w:bCs/>
          </w:rPr>
          <w:t xml:space="preserve">[13] Lee, J., Ahn, S. (2025). Development of AI Prototype for Generating Construction Safety Guidelines Through Fine-Tuning of Large-Scale Language Model. Korean Journal of Construction Engineering and Management, 26(2), 20-31. DOI: 10.6106/KJCEM.2025.26.2.020</w:t>
        </w:r>
      </w:ins>
    </w:p>
    <w:p>
      <w:pPr>
        <w:pStyle w:val="BodyText"/>
      </w:pPr>
      <w:ins w:id="400" w:author="Yuyong Kim" w:date="2026-05-10T00:00:00Z">
        <w:r>
          <w:rPr>
            <w:b/>
            <w:bCs/>
          </w:rPr>
          <w:t xml:space="preserve">[14]</w:t>
        </w:r>
      </w:ins>
      <w:r>
        <w:rPr>
          <w:b/>
          <w:bCs/>
        </w:rPr>
        <w:t xml:space="preserve">Robertson, S., Zaragoza,</w:t>
      </w:r>
      <w:del w:id="401" w:author="Yuyong Kim" w:date="2026-05-10T00:00:00Z">
        <w:r>
          <w:rPr>
            <w:b/>
            <w:bCs/>
          </w:rPr>
          <w:delText xml:space="preserve"> H., 2009.</w:delText>
        </w:r>
      </w:del>
      <w:ins w:id="402" w:author="Yuyong Kim" w:date="2026-05-10T00:00:00Z">
        <w:r>
          <w:rPr>
            <w:b/>
            <w:bCs/>
          </w:rPr>
          <w:t xml:space="preserve"> H. (2009).</w:t>
        </w:r>
      </w:ins>
      <w:r>
        <w:rPr>
          <w:b/>
          <w:bCs/>
        </w:rPr>
        <w:t xml:space="preserve"> The Probabilistic Relevance Framework: BM25 and Beyond.</w:t>
      </w:r>
      <w:del w:id="403" w:author="Yuyong Kim" w:date="2026-05-10T00:00:00Z">
        <w:r>
          <w:rPr>
            <w:b/>
            <w:bCs/>
          </w:rPr>
          <w:delText xml:space="preserve"> Found.</w:delText>
        </w:r>
      </w:del>
      <w:ins w:id="404" w:author="Yuyong Kim" w:date="2026-05-10T00:00:00Z">
        <w:r>
          <w:rPr>
            <w:b/>
            <w:bCs/>
          </w:rPr>
          <w:t xml:space="preserve"> Foundations and</w:t>
        </w:r>
      </w:ins>
      <w:r>
        <w:rPr>
          <w:b/>
          <w:bCs/>
        </w:rPr>
        <w:t xml:space="preserve"> Trends</w:t>
      </w:r>
      <w:del w:id="405" w:author="Yuyong Kim" w:date="2026-05-10T00:00:00Z">
        <w:r>
          <w:rPr>
            <w:b/>
            <w:bCs/>
          </w:rPr>
          <w:delText xml:space="preserve"> Inf. Ret. 3 (4), 333–389.</w:delText>
        </w:r>
      </w:del>
      <w:ins w:id="406" w:author="Yuyong Kim" w:date="2026-05-10T00:00:00Z">
        <w:r>
          <w:rPr>
            <w:b/>
            <w:bCs/>
          </w:rPr>
          <w:t xml:space="preserve"> in Information Retrieval, 3(4), 333-389. DOI: 10.1561/1500000019</w:t>
        </w:r>
      </w:ins>
    </w:p>
    <w:p>
      <w:pPr>
        <w:pStyle w:val="BodyText"/>
      </w:pPr>
      <w:ins w:id="407" w:author="Yuyong Kim" w:date="2026-05-10T00:00:00Z">
        <w:r>
          <w:rPr>
            <w:b/>
            <w:bCs/>
          </w:rPr>
          <w:t xml:space="preserve">[15]</w:t>
        </w:r>
      </w:ins>
      <w:r>
        <w:rPr>
          <w:b/>
          <w:bCs/>
        </w:rPr>
        <w:t xml:space="preserve">Gao, Y., Xiong, Y., Huang, X. et</w:t>
      </w:r>
      <w:del w:id="408" w:author="Yuyong Kim" w:date="2026-05-10T00:00:00Z">
        <w:r>
          <w:rPr>
            <w:b/>
            <w:bCs/>
          </w:rPr>
          <w:delText xml:space="preserve"> al., 2024.</w:delText>
        </w:r>
      </w:del>
      <w:ins w:id="409" w:author="Yuyong Kim" w:date="2026-05-10T00:00:00Z">
        <w:r>
          <w:rPr>
            <w:b/>
            <w:bCs/>
          </w:rPr>
          <w:t xml:space="preserve"> al. (2024).</w:t>
        </w:r>
      </w:ins>
      <w:r>
        <w:rPr>
          <w:b/>
          <w:bCs/>
        </w:rPr>
        <w:t xml:space="preserve"> Retrieval-Augmented Generation for Large Language Models: A Survey.</w:t>
      </w:r>
      <w:ins w:id="410" w:author="Yuyong Kim" w:date="2026-05-10T00:00:00Z">
        <w:r>
          <w:rPr>
            <w:b/>
            <w:bCs/>
          </w:rPr>
          <w:t xml:space="preserve"> arXiv preprint</w:t>
        </w:r>
      </w:ins>
      <w:r>
        <w:rPr>
          <w:b/>
          <w:bCs/>
        </w:rPr>
        <w:t xml:space="preserve"> arXiv:2312.10997.</w:t>
      </w:r>
    </w:p>
    <w:p>
      <w:pPr>
        <w:pStyle w:val="BodyText"/>
        <w:rPr>
          <w:ins w:id="412" w:author="Yuyong Kim" w:date="2026-05-10T00:00:00Z"/>
        </w:rPr>
      </w:pPr>
      <w:ins w:id="411" w:author="Yuyong Kim" w:date="2026-05-10T00:00:00Z">
        <w:r>
          <w:rPr>
            <w:b/>
            <w:bCs/>
          </w:rPr>
          <w:t xml:space="preserve">[16] ASME (2022). ASME B31.3-2022: Process Piping. The American Society of Mechanical Engineers, New York.</w:t>
        </w:r>
      </w:ins>
    </w:p>
    <w:p>
      <w:pPr>
        <w:pStyle w:val="BodyText"/>
      </w:pPr>
      <w:del w:id="413" w:author="Yuyong Kim" w:date="2026-05-10T00:00:00Z">
        <w:r>
          <w:rPr>
            <w:b/>
            <w:bCs/>
          </w:rPr>
          <w:delText xml:space="preserve">API, 2020.</w:delText>
        </w:r>
      </w:del>
      <w:ins w:id="414" w:author="Yuyong Kim" w:date="2026-05-10T00:00:00Z">
        <w:r>
          <w:rPr>
            <w:b/>
            <w:bCs/>
          </w:rPr>
          <w:t xml:space="preserve"> [17] API (2020).</w:t>
        </w:r>
      </w:ins>
      <w:r>
        <w:rPr>
          <w:b/>
          <w:bCs/>
        </w:rPr>
        <w:t xml:space="preserve">API 579-1/ASME FFS-1: Fitness-For-Service, 3rd ed.</w:t>
      </w:r>
      <w:del w:id="415" w:author="Yuyong Kim" w:date="2026-05-10T00:00:00Z">
        <w:r>
          <w:rPr>
            <w:b/>
            <w:bCs/>
          </w:rPr>
          <w:delText xml:space="preserve"> API,</w:delText>
        </w:r>
      </w:del>
      <w:ins w:id="416" w:author="Yuyong Kim" w:date="2026-05-10T00:00:00Z">
        <w:r>
          <w:rPr>
            <w:b/>
            <w:bCs/>
          </w:rPr>
          <w:t xml:space="preserve"> American Petroleum Institute,</w:t>
        </w:r>
      </w:ins>
      <w:r>
        <w:rPr>
          <w:b/>
          <w:bCs/>
        </w:rPr>
        <w:t xml:space="preserve"> Washington, DC.</w:t>
      </w:r>
    </w:p>
    <w:p>
      <w:pPr>
        <w:pStyle w:val="BodyText"/>
      </w:pPr>
      <w:del w:id="417" w:author="Yuyong Kim" w:date="2026-05-10T00:00:00Z">
        <w:r>
          <w:rPr>
            <w:b/>
            <w:bCs/>
          </w:rPr>
          <w:delText xml:space="preserve">The author acknowledges the</w:delText>
        </w:r>
      </w:del>
      <w:ins w:id="418" w:author="Yuyong Kim" w:date="2026-05-10T00:00:00Z">
        <w:r>
          <w:rPr>
            <w:b/>
            <w:bCs/>
          </w:rPr>
          <w:t xml:space="preserve"> [18] KOSHA (2026). KOSHA Guide Technical Regulations Portal.</w:t>
        </w:r>
      </w:ins>
      <w:r>
        <w:rPr>
          <w:b/>
          <w:bCs/>
        </w:rPr>
        <w:t xml:space="preserve">Korea Occupational Safety and Health</w:t>
      </w:r>
      <w:del w:id="419" w:author="Yuyong Kim" w:date="2026-05-10T00:00:00Z">
        <w:r>
          <w:rPr>
            <w:b/>
            <w:bCs/>
          </w:rPr>
          <w:delText xml:space="preserve"> Agency (KOSHA) for public API access to technical guidelines and statutory provisions.</w:delText>
        </w:r>
      </w:del>
      <w:ins w:id="420" w:author="Yuyong Kim" w:date="2026-05-10T00:00:00Z">
        <w:r>
          <w:rPr>
            <w:b/>
            <w:bCs/>
          </w:rPr>
          <w:t xml:space="preserve"> Agency. Available: https://www.kosha.or.kr</w:t>
        </w:r>
      </w:ins>
    </w:p>
    <w:p>
      <w:pPr>
        <w:pStyle w:val="BodyText"/>
        <w:rPr>
          <w:ins w:id="422" w:author="Yuyong Kim" w:date="2026-05-10T00:00:00Z"/>
        </w:rPr>
      </w:pPr>
      <w:ins w:id="421" w:author="Yuyong Kim" w:date="2026-05-10T00:00:00Z">
        <w:r>
          <w:rPr>
            <w:b/>
            <w:bCs/>
          </w:rPr>
          <w:t xml:space="preserve">[19] Ministry of Employment and Labor, Republic of Korea. Rules on Occupational Safety and Health Standards (산업안전보건기준에 관한 규칙), Article 256 (Corrosion Prevention). Available via the National Law Information Center: https://www.law.go.kr.</w:t>
        </w:r>
      </w:ins>
    </w:p>
    <w:bookmarkEnd w:id="85"/>
    <w:bookmarkEnd w:id="86"/>
    <w:p>
      <w:r>
        <w:br w:type="page"/>
      </w:r>
    </w:p>
    <w:p>
      <w:r>
        <w:rPr>
          <w:b/>
        </w:rPr>
        <w:t>Deleted content from original manuscript</w:t>
      </w:r>
    </w:p>
    <w:p>
      <w:pPr>
        <w:rPr>
          <w:del w:id="424" w:author="Yuyong Kim" w:date="2026-05-10T00:00:00Z"/>
        </w:rPr>
      </w:pPr>
      <w:del w:id="423" w:author="Yuyong Kim" w:date="2026-05-10T00:00:00Z">
        <w:r>
          <w:delText xml:space="preserve">Yuyong Kim</w:delText>
        </w:r>
      </w:del>
    </w:p>
    <w:p>
      <w:pPr>
        <w:rPr>
          <w:del w:id="426" w:author="Yuyong Kim" w:date="2026-05-10T00:00:00Z"/>
        </w:rPr>
      </w:pPr>
      <w:del w:id="425" w:author="Yuyong Kim" w:date="2026-05-10T00:00:00Z">
        <w:r>
          <w:delText xml:space="preserve">University of Wisconsin–Madison, Madison, WI 53706, USA M.S. Data, Insights &amp; Analytics; B.S. Chemical &amp; Biological Engineering</w:delText>
        </w:r>
      </w:del>
    </w:p>
    <w:p>
      <w:pPr>
        <w:rPr>
          <w:del w:id="428" w:author="Yuyong Kim" w:date="2026-05-10T00:00:00Z"/>
        </w:rPr>
      </w:pPr>
      <w:del w:id="427" w:author="Yuyong Kim" w:date="2026-05-10T00:00:00Z">
        <w:r>
          <w:delText xml:space="preserve">Highlights</w:delText>
        </w:r>
      </w:del>
    </w:p>
    <w:p>
      <w:pPr>
        <w:rPr>
          <w:del w:id="430" w:author="Yuyong Kim" w:date="2026-05-10T00:00:00Z"/>
        </w:rPr>
      </w:pPr>
      <w:del w:id="429" w:author="Yuyong Kim" w:date="2026-05-10T00:00:00Z">
        <w:r>
          <w:delText xml:space="preserve">We define the jurisdiction compliance gap between international engineering codes and national safety regulations.</w:delText>
        </w:r>
      </w:del>
    </w:p>
    <w:p>
      <w:pPr>
        <w:rPr>
          <w:del w:id="432" w:author="Yuyong Kim" w:date="2026-05-10T00:00:00Z"/>
        </w:rPr>
      </w:pPr>
      <w:del w:id="431" w:author="Yuyong Kim" w:date="2026-05-10T00:00:00Z">
        <w:r>
          <w:delText xml:space="preserve">A KOSHA-grounded regulatory RAG layer identifies Korean-jurisdiction obligations missed by code-only calculations.</w:delText>
        </w:r>
      </w:del>
    </w:p>
    <w:p>
      <w:pPr>
        <w:rPr>
          <w:del w:id="434" w:author="Yuyong Kim" w:date="2026-05-10T00:00:00Z"/>
        </w:rPr>
      </w:pPr>
      <w:del w:id="433" w:author="Yuyong Kim" w:date="2026-05-10T00:00:00Z">
        <w:r>
          <w:delText xml:space="preserve">Cross-discipline validation blocks 25 additional hazard scenarios in 60 test cases beyond single-domain checks.</w:delText>
        </w:r>
      </w:del>
    </w:p>
    <w:p>
      <w:pPr>
        <w:rPr>
          <w:del w:id="436" w:author="Yuyong Kim" w:date="2026-05-10T00:00:00Z"/>
        </w:rPr>
      </w:pPr>
      <w:del w:id="435" w:author="Yuyong Kim" w:date="2026-05-10T00:00:00Z">
        <w:r>
          <w:delText xml:space="preserve">A four-layer verification model shows implementation-correct performance across 220 synthetic golden cases in seven disciplines.</w:delText>
        </w:r>
      </w:del>
    </w:p>
    <w:p>
      <w:pPr>
        <w:rPr>
          <w:del w:id="438" w:author="Yuyong Kim" w:date="2026-05-10T00:00:00Z"/>
        </w:rPr>
      </w:pPr>
      <w:del w:id="437" w:author="Yuyong Kim" w:date="2026-05-10T00:00:00Z">
        <w:r>
          <w:delText xml:space="preserve">Concept-aware synonym expansion improves Recall@1 from 0.44 to 0.74 and MRR@10 from 0.57 to 0.79 on a curated Korean regulatory benchmark.</w:delText>
        </w:r>
      </w:del>
    </w:p>
    <w:p>
      <w:pPr>
        <w:rPr>
          <w:del w:id="440" w:author="Yuyong Kim" w:date="2026-05-10T00:00:00Z"/>
        </w:rPr>
      </w:pPr>
      <w:del w:id="439" w:author="Yuyong Kim" w:date="2026-05-10T00:00:00Z">
        <w:r>
          <w:delText xml:space="preserve">Abstract</w:delText>
        </w:r>
      </w:del>
    </w:p>
    <w:p>
      <w:pPr>
        <w:rPr>
          <w:del w:id="442" w:author="Yuyong Kim" w:date="2026-05-10T00:00:00Z"/>
        </w:rPr>
      </w:pPr>
      <w:del w:id="441" w:author="Yuyong Kim" w:date="2026-05-10T00:00:00Z">
        <w:r>
          <w:delText xml:space="preserve">Engineering calculations in process plants must satisfy both international codes (ASME, API, IEEE, IEC) and national safety regulations. When these two layers are misaligned, code-compliant engineering packages can leave latent accident pathways unaddressed — a condition we term the jurisdiction compliance gap. In Korean process plants, the KOSHA PSM framework imposes documentation, review triggers, and corrosion-prevention controls that international code calculations do not encode; overlooking these obligations can delay hazard identification until regulatory audit or, worse, until an incident occurs. This study proposes a proof-of-feasibility verification layer — not a replacement for detailed engineering design — that screens for such gaps. The system combines seven domain calculation engines, a four-layer hybrid verification model with K-voting consensus, a cross-discipline coupling validator, and a regulatory RAG layer indexing 1,327 KOSHA guides and 3,102 statutory provisions. On 220 curated synthetic golden cases, the deterministic engines confirm implementation correctness. A 60-scenario ablation shows that cross-discipline coupling validation blocks 25 additional hazard scenarios that single-domain calculations miss. A 50-query bilingual retrieval benchmark improves Recall@1 from 0.44 to 0.74. Three case studies illustrate jurisdiction compliance gaps where ASME/API calculations pass cleanly while the RAG layer surfaces mandatory Korean requirements, including Article 256 corrosion-prevention obligations (산업안전보건기준에 관한 규칙). The concept likely applies wherever national regulations augment international codes.</w:delText>
        </w:r>
      </w:del>
    </w:p>
    <w:p>
      <w:pPr>
        <w:rPr>
          <w:del w:id="444" w:author="Yuyong Kim" w:date="2026-05-10T00:00:00Z"/>
        </w:rPr>
      </w:pPr>
      <w:del w:id="443" w:author="Yuyong Kim" w:date="2026-05-10T00:00:00Z">
        <w:r>
          <w:delText xml:space="preserve">Keywords: jurisdiction compliance gap; process safety management; regulatory RAG; KOSHA; loss prevention; multi-discipline verification; K-voting consensus</w:delText>
        </w:r>
      </w:del>
    </w:p>
    <w:p>
      <w:pPr>
        <w:rPr>
          <w:del w:id="446" w:author="Yuyong Kim" w:date="2026-05-10T00:00:00Z"/>
        </w:rPr>
      </w:pPr>
      <w:del w:id="445" w:author="Yuyong Kim" w:date="2026-05-10T00:00:00Z">
        <w:r>
          <w:delText xml:space="preserve">1. Introduction</w:delText>
        </w:r>
      </w:del>
    </w:p>
    <w:p>
      <w:pPr>
        <w:rPr>
          <w:del w:id="448" w:author="Yuyong Kim" w:date="2026-05-10T00:00:00Z"/>
        </w:rPr>
      </w:pPr>
      <w:del w:id="447" w:author="Yuyong Kim" w:date="2026-05-10T00:00:00Z">
        <w:r>
          <w:delText xml:space="preserve">1.1. Motivation: when code compliance is not enough</w:delText>
        </w:r>
      </w:del>
    </w:p>
    <w:p>
      <w:pPr>
        <w:rPr>
          <w:del w:id="450" w:author="Yuyong Kim" w:date="2026-05-10T00:00:00Z"/>
        </w:rPr>
      </w:pPr>
      <w:del w:id="449" w:author="Yuyong Kim" w:date="2026-05-10T00:00:00Z">
        <w:r>
          <w:delText xml:space="preserve">A pressure vessel that satisfies every ASME Section VIII requirement may still violate Korean law. An API 570-compliant piping inspection program may omit mandatory review triggers defined by the Korea Occupational Safety and Health Agency (KOSHA). This is not a hypothetical risk: we hypothesise that this is a structural property of how international engineering codes and national safety regulations interact.</w:delText>
        </w:r>
      </w:del>
    </w:p>
    <w:p>
      <w:pPr>
        <w:rPr>
          <w:del w:id="452" w:author="Yuyong Kim" w:date="2026-05-10T00:00:00Z"/>
        </w:rPr>
      </w:pPr>
      <w:del w:id="451" w:author="Yuyong Kim" w:date="2026-05-10T00:00:00Z">
        <w:r>
          <w:delText xml:space="preserve">International codes such as ASME, API, IEEE, and IEC define the technical basis for engineering calculations—minimum wall thickness, allowable stress, arc-flash energy, safety integrity level. These calculations are necessary for safe design and operation. However, they are not sufficient for legal compliance in jurisdictions that layer additional safety regulations on top of international codes. In Korea, the Occupational Safety and Health Act and its implementing regulations—including KOSHA technical guidelines and the Rules on Occupational Safety and Health Standards—impose procedural, documentation, and compliance obligations that are conditioned on calculation outputs but encoded outside the international standards.</w:delText>
        </w:r>
      </w:del>
    </w:p>
    <w:p>
      <w:pPr>
        <w:rPr>
          <w:del w:id="454" w:author="Yuyong Kim" w:date="2026-05-10T00:00:00Z"/>
        </w:rPr>
      </w:pPr>
      <w:del w:id="453" w:author="Yuyong Kim" w:date="2026-05-10T00:00:00Z">
        <w:r>
          <w:delText xml:space="preserve">We call this structural mismatch a jurisdiction compliance gap: the set of regulatory obligations imposed by national statute or agency guideline that are structurally absent from international engineering code calculations, such that a system may be technically code-compliant while remaining legally non-compliant under the applicable local jurisdiction.</w:delText>
        </w:r>
      </w:del>
    </w:p>
    <w:p>
      <w:pPr>
        <w:rPr>
          <w:del w:id="456" w:author="Yuyong Kim" w:date="2026-05-10T00:00:00Z"/>
        </w:rPr>
      </w:pPr>
      <w:del w:id="455" w:author="Yuyong Kim" w:date="2026-05-10T00:00:00Z">
        <w:r>
          <w:delText xml:space="preserve">From a loss-prevention perspective, the consequence of this gap is that code-compliant but jurisdictionally incomplete engineering packages can leave latent accident pathways unaddressed — for example, unmonitored corrosion progression in high-temperature piping, or missed mandatory risk-based inspection triggers — before startup or during the operational inspection cycle. Detecting these gaps at the calculation stage, rather than at regulatory audit or after an incident, strengthens the process safety barrier chain.</w:delText>
        </w:r>
      </w:del>
    </w:p>
    <w:p>
      <w:pPr>
        <w:rPr>
          <w:del w:id="458" w:author="Yuyong Kim" w:date="2026-05-10T00:00:00Z"/>
        </w:rPr>
      </w:pPr>
      <w:del w:id="457" w:author="Yuyong Kim" w:date="2026-05-10T00:00:00Z">
        <w:r>
          <w:delText xml:space="preserve">This paper addresses two questions:</w:delText>
        </w:r>
      </w:del>
    </w:p>
    <w:p>
      <w:pPr>
        <w:rPr>
          <w:del w:id="460" w:author="Yuyong Kim" w:date="2026-05-10T00:00:00Z"/>
        </w:rPr>
      </w:pPr>
      <w:del w:id="459" w:author="Yuyong Kim" w:date="2026-05-10T00:00:00Z">
        <w:r>
          <w:delText xml:space="preserve">RQ1. Can automated cross-discipline verification detect coupling hazards that single-domain calculations miss?</w:delText>
        </w:r>
      </w:del>
    </w:p>
    <w:p>
      <w:pPr>
        <w:rPr>
          <w:del w:id="462" w:author="Yuyong Kim" w:date="2026-05-10T00:00:00Z"/>
        </w:rPr>
      </w:pPr>
      <w:del w:id="461" w:author="Yuyong Kim" w:date="2026-05-10T00:00:00Z">
        <w:r>
          <w:delText xml:space="preserve">1.2. Scope and contributions</w:delText>
        </w:r>
      </w:del>
    </w:p>
    <w:p>
      <w:pPr>
        <w:rPr>
          <w:del w:id="464" w:author="Yuyong Kim" w:date="2026-05-10T00:00:00Z"/>
        </w:rPr>
      </w:pPr>
      <w:del w:id="463" w:author="Yuyong Kim" w:date="2026-05-10T00:00:00Z">
        <w:r>
          <w:delText xml:space="preserve">We present an expert verification system for seven process plant engineering disciplines. Importantly, this study does not aim to reproduce full project-specific detailed design outcomes from confidential plant packages. Instead, it proposes a verification layer that detects jurisdiction-specific regulatory omissions and cross-discipline hazards that may be overlooked in conventional code-centric engineering workflows. Detailed engineering data in Korean EPC projects are typically confidential and not publicly shareable; accordingly, the evaluation uses curated synthetic golden cases, retrieval benchmarks, and scenario-based hazard screening under controlled conditions.</w:delText>
        </w:r>
      </w:del>
    </w:p>
    <w:p>
      <w:pPr>
        <w:rPr>
          <w:del w:id="466" w:author="Yuyong Kim" w:date="2026-05-10T00:00:00Z"/>
        </w:rPr>
      </w:pPr>
      <w:del w:id="465" w:author="Yuyong Kim" w:date="2026-05-10T00:00:00Z">
        <w:r>
          <w:delText xml:space="preserve">Jurisdiction compliance gap concept. We define, operationalise, and illustrate this concept with three case studies spanning pressure vessels and piping in Korean jurisdiction.</w:delText>
        </w:r>
      </w:del>
    </w:p>
    <w:p>
      <w:pPr>
        <w:rPr>
          <w:del w:id="468" w:author="Yuyong Kim" w:date="2026-05-10T00:00:00Z"/>
        </w:rPr>
      </w:pPr>
      <w:del w:id="467" w:author="Yuyong Kim" w:date="2026-05-10T00:00:00Z">
        <w:r>
          <w:delText xml:space="preserve">Regulatory RAG for KOSHA integration. To our knowledge, we construct the first regulatory corpus from KOSHA public APIs (16,186 indexed rows from 1,327 guides and 3,102 statutory provisions) and show its feasibility for detecting jurisdiction-specific obligations invisible to code calculations.</w:delText>
        </w:r>
      </w:del>
    </w:p>
    <w:p>
      <w:pPr>
        <w:rPr>
          <w:del w:id="470" w:author="Yuyong Kim" w:date="2026-05-10T00:00:00Z"/>
        </w:rPr>
      </w:pPr>
      <w:del w:id="469" w:author="Yuyong Kim" w:date="2026-05-10T00:00:00Z">
        <w:r>
          <w:delText xml:space="preserve">Four-layer hybrid verification model. Input validation, K-voting consensus (three parallel calculation paths with ≤1% deviation tolerance), physics/code compliance, and reverse verification—applied to seven engineering disciplines.</w:delText>
        </w:r>
      </w:del>
    </w:p>
    <w:p>
      <w:pPr>
        <w:rPr>
          <w:del w:id="472" w:author="Yuyong Kim" w:date="2026-05-10T00:00:00Z"/>
        </w:rPr>
      </w:pPr>
      <w:del w:id="471" w:author="Yuyong Kim" w:date="2026-05-10T00:00:00Z">
        <w:r>
          <w:delText xml:space="preserve">Cross-discipline coupling detection. Automatic hazard identification across ten predefined domain pairs, with quantified incremental value via ablation.</w:delText>
        </w:r>
      </w:del>
    </w:p>
    <w:p>
      <w:pPr>
        <w:rPr>
          <w:del w:id="474" w:author="Yuyong Kim" w:date="2026-05-10T00:00:00Z"/>
        </w:rPr>
      </w:pPr>
      <w:del w:id="473" w:author="Yuyong Kim" w:date="2026-05-10T00:00:00Z">
        <w:r>
          <w:delText xml:space="preserve">1.3. Paper organisation</w:delText>
        </w:r>
      </w:del>
    </w:p>
    <w:p>
      <w:pPr>
        <w:rPr>
          <w:del w:id="476" w:author="Yuyong Kim" w:date="2026-05-10T00:00:00Z"/>
        </w:rPr>
      </w:pPr>
      <w:del w:id="475" w:author="Yuyong Kim" w:date="2026-05-10T00:00:00Z">
        <w:r>
          <w:delText xml:space="preserve">Section 2 positions this work against related literature. Section 3 defines the jurisdiction compliance gap formally. Section 4 describes system architecture. Section 5 details the KOSHA RAG layer. Section 6 presents the verification model. Section 7 reports experiments. Section 8 discusses findings. Section 9 addresses limitations. Section 10 concludes.</w:delText>
        </w:r>
      </w:del>
    </w:p>
    <w:p>
      <w:pPr>
        <w:rPr>
          <w:del w:id="478" w:author="Yuyong Kim" w:date="2026-05-10T00:00:00Z"/>
        </w:rPr>
      </w:pPr>
      <w:del w:id="477" w:author="Yuyong Kim" w:date="2026-05-10T00:00:00Z">
        <w:r>
          <w:delText xml:space="preserve">2. Related Work</w:delText>
        </w:r>
      </w:del>
    </w:p>
    <w:p>
      <w:pPr>
        <w:rPr>
          <w:del w:id="480" w:author="Yuyong Kim" w:date="2026-05-10T00:00:00Z"/>
        </w:rPr>
      </w:pPr>
      <w:del w:id="479" w:author="Yuyong Kim" w:date="2026-05-10T00:00:00Z">
        <w:r>
          <w:delText xml:space="preserve">2.1. Expert systems for engineering verification</w:delText>
        </w:r>
      </w:del>
    </w:p>
    <w:p>
      <w:pPr>
        <w:rPr>
          <w:del w:id="482" w:author="Yuyong Kim" w:date="2026-05-10T00:00:00Z"/>
        </w:rPr>
      </w:pPr>
      <w:del w:id="481" w:author="Yuyong Kim" w:date="2026-05-10T00:00:00Z">
        <w:r>
          <w:delText xml:space="preserve">Expert systems have a long history in engineering domains, from early rule-based diagnostic systems to modern AI-assisted design tools. In process safety, Selvam et al. (2026) review AI applications across hazard detection and risk assessment, reporting 30–60% accuracy gains while noting regulatory uncertainty as a primary limitation. Woo et al. (2025) survey LLM applications in process systems engineering but do not address multi-discipline verification or regulatory corpus integration. Elhosary et al. (2024) propose an LLM-assisted HAZOP system using RAG, limited to single-process scope. None of these works address the systematic detection of jurisdiction compliance gaps.</w:delText>
        </w:r>
      </w:del>
    </w:p>
    <w:p>
      <w:pPr>
        <w:rPr>
          <w:del w:id="484" w:author="Yuyong Kim" w:date="2026-05-10T00:00:00Z"/>
        </w:rPr>
      </w:pPr>
      <w:del w:id="483" w:author="Yuyong Kim" w:date="2026-05-10T00:00:00Z">
        <w:r>
          <w:delText xml:space="preserve">2.2. Retrieval-augmented generation for regulatory domains</w:delText>
        </w:r>
      </w:del>
    </w:p>
    <w:p>
      <w:pPr>
        <w:rPr>
          <w:del w:id="486" w:author="Yuyong Kim" w:date="2026-05-10T00:00:00Z"/>
        </w:rPr>
      </w:pPr>
      <w:del w:id="485" w:author="Yuyong Kim" w:date="2026-05-10T00:00:00Z">
        <w:r>
          <w:delText xml:space="preserve">The RAG paradigm (Lewis et al., 2020; Gao et al., 2024) augments language models with retrieved evidence. Walker et al. (2026) apply safety-document RAG to offshore wind maintenance, the closest structural analogue to our work, but without cross-jurisdiction regulatory analysis. Klesel and Wittmann (2025) identify regulatory RAG as an open direction. The present work instantiates this direction with a concrete corpus construction and evaluation methodology for Korean industrial safety regulations.</w:delText>
        </w:r>
      </w:del>
    </w:p>
    <w:p>
      <w:pPr>
        <w:rPr>
          <w:del w:id="488" w:author="Yuyong Kim" w:date="2026-05-10T00:00:00Z"/>
        </w:rPr>
      </w:pPr>
      <w:del w:id="487" w:author="Yuyong Kim" w:date="2026-05-10T00:00:00Z">
        <w:r>
          <w:delText xml:space="preserve">2.3. Multi-discipline asset integrity</w:delText>
        </w:r>
      </w:del>
    </w:p>
    <w:p>
      <w:pPr>
        <w:rPr>
          <w:del w:id="490" w:author="Yuyong Kim" w:date="2026-05-10T00:00:00Z"/>
        </w:rPr>
      </w:pPr>
      <w:del w:id="489" w:author="Yuyong Kim" w:date="2026-05-10T00:00:00Z">
        <w:r>
          <w:delText xml:space="preserve">AI-based asset integrity frameworks (Jones et al., 2025) typically address single-asset or single-discipline scope. Predictive maintenance surveys (Hector and Panjanathan, 2024; Ait-Alla et al., 2022) cover sensor-driven monitoring without standards-based calculation verification or regulatory RAG.</w:delText>
        </w:r>
      </w:del>
    </w:p>
    <w:p>
      <w:pPr>
        <w:rPr>
          <w:del w:id="492" w:author="Yuyong Kim" w:date="2026-05-10T00:00:00Z"/>
        </w:rPr>
      </w:pPr>
      <w:del w:id="491" w:author="Yuyong Kim" w:date="2026-05-10T00:00:00Z">
        <w:r>
          <w:delText xml:space="preserve">2.4. N-version programming and consensus verification</w:delText>
        </w:r>
      </w:del>
    </w:p>
    <w:p>
      <w:pPr>
        <w:rPr>
          <w:del w:id="494" w:author="Yuyong Kim" w:date="2026-05-10T00:00:00Z"/>
        </w:rPr>
      </w:pPr>
      <w:del w:id="493" w:author="Yuyong Kim" w:date="2026-05-10T00:00:00Z">
        <w:r>
          <w:delText xml:space="preserve">Avizienis (1985) established the theoretical basis for N-version programming. Our K-voting consensus layer adapts this principle to engineering calculation verification—three independently varied calculation paths must agree within 1% relative deviation. To our knowledge, this application is novel in plant engineering.</w:delText>
        </w:r>
      </w:del>
    </w:p>
    <w:p>
      <w:pPr>
        <w:rPr>
          <w:del w:id="496" w:author="Yuyong Kim" w:date="2026-05-10T00:00:00Z"/>
        </w:rPr>
      </w:pPr>
      <w:del w:id="495" w:author="Yuyong Kim" w:date="2026-05-10T00:00:00Z">
        <w:r>
          <w:delText xml:space="preserve">2.5. Korean PSM and KOSHA in AI</w:delText>
        </w:r>
      </w:del>
    </w:p>
    <w:p>
      <w:pPr>
        <w:rPr>
          <w:del w:id="498" w:author="Yuyong Kim" w:date="2026-05-10T00:00:00Z"/>
        </w:rPr>
      </w:pPr>
      <w:del w:id="497" w:author="Yuyong Kim" w:date="2026-05-10T00:00:00Z">
        <w:r>
          <w:delText xml:space="preserve">Kim et al. (2022) apply text mining to KOSHA accident reports for classification. Lee and Ahn (2025) fine-tune an LLM on KOSHA construction safety guidelines for Q&amp;A. Neither integrates KOSHA data into an engineering calculation verification layer. No prior work has reported automated detection of jurisdiction compliance gaps between international codes and Korean PSM regulations.</w:delText>
        </w:r>
      </w:del>
    </w:p>
    <w:p>
      <w:pPr>
        <w:rPr>
          <w:del w:id="500" w:author="Yuyong Kim" w:date="2026-05-10T00:00:00Z"/>
        </w:rPr>
      </w:pPr>
      <w:del w:id="499" w:author="Yuyong Kim" w:date="2026-05-10T00:00:00Z">
        <w:r>
          <w:delText xml:space="preserve">3. The Jurisdiction Compliance Gap</w:delText>
        </w:r>
      </w:del>
    </w:p>
    <w:p>
      <w:pPr>
        <w:rPr>
          <w:del w:id="502" w:author="Yuyong Kim" w:date="2026-05-10T00:00:00Z"/>
        </w:rPr>
      </w:pPr>
      <w:del w:id="501" w:author="Yuyong Kim" w:date="2026-05-10T00:00:00Z">
        <w:r>
          <w:delText xml:space="preserve">3.1. Definition</w:delText>
        </w:r>
      </w:del>
    </w:p>
    <w:p>
      <w:pPr>
        <w:rPr>
          <w:del w:id="504" w:author="Yuyong Kim" w:date="2026-05-10T00:00:00Z"/>
        </w:rPr>
      </w:pPr>
      <w:del w:id="503" w:author="Yuyong Kim" w:date="2026-05-10T00:00:00Z">
        <w:r>
          <w:delText xml:space="preserve">Jurisdiction compliance gap. The set of regulatory obligations imposed by national statute or agency guideline that are structurally absent from international engineering code calculations, such that a system may be technically code-compliant while remaining legally non-compliant under the applicable local jurisdiction.</w:delText>
        </w:r>
      </w:del>
    </w:p>
    <w:p>
      <w:pPr>
        <w:rPr>
          <w:del w:id="506" w:author="Yuyong Kim" w:date="2026-05-10T00:00:00Z"/>
        </w:rPr>
      </w:pPr>
      <w:del w:id="505" w:author="Yuyong Kim" w:date="2026-05-10T00:00:00Z">
        <w:r>
          <w:delText xml:space="preserve">3.2. Structural origin</w:delText>
        </w:r>
      </w:del>
    </w:p>
    <w:p>
      <w:pPr>
        <w:rPr>
          <w:del w:id="508" w:author="Yuyong Kim" w:date="2026-05-10T00:00:00Z"/>
        </w:rPr>
      </w:pPr>
      <w:del w:id="507" w:author="Yuyong Kim" w:date="2026-05-10T00:00:00Z">
        <w:r>
          <w:delText xml:space="preserve">International engineering codes define what to calculate and what thresholds to apply. National safety regulations define what to do about the results—documentation requirements, mandatory review triggers, additional control measures. These two regulatory layers address different questions:</w:delText>
        </w:r>
      </w:del>
    </w:p>
    <w:p>
      <w:pPr>
        <w:rPr>
          <w:del w:id="510" w:author="Yuyong Kim" w:date="2026-05-10T00:00:00Z"/>
        </w:rPr>
      </w:pPr>
      <w:del w:id="509" w:author="Yuyong Kim" w:date="2026-05-10T00:00:00Z">
        <w:r>
          <w:delText xml:space="preserve">The gap arises because calculation tools implement only the first layer. The second layer requires access to jurisdiction-specific regulatory knowledge that is external to the calculation engine.</w:delText>
        </w:r>
      </w:del>
    </w:p>
    <w:p>
      <w:pPr>
        <w:rPr>
          <w:del w:id="512" w:author="Yuyong Kim" w:date="2026-05-10T00:00:00Z"/>
        </w:rPr>
      </w:pPr>
      <w:del w:id="511" w:author="Yuyong Kim" w:date="2026-05-10T00:00:00Z">
        <w:r>
          <w:delText xml:space="preserve">3.3. Generalisability</w:delText>
        </w:r>
      </w:del>
    </w:p>
    <w:p>
      <w:pPr>
        <w:rPr>
          <w:del w:id="514" w:author="Yuyong Kim" w:date="2026-05-10T00:00:00Z"/>
        </w:rPr>
      </w:pPr>
      <w:del w:id="513" w:author="Yuyong Kim" w:date="2026-05-10T00:00:00Z">
        <w:r>
          <w:delText xml:space="preserve">While we illustrate this gap in Korean jurisdiction, the concept likely applies wherever national regulations augment international codes: EU Pressure Equipment Directive layered on ASME; Saudi GACA requirements layered on FAA; Chinese GB standards layered on ISO. Any jurisdiction with a regulatory layer beyond international code calculations may exhibit analogous gaps.</w:delText>
        </w:r>
      </w:del>
    </w:p>
    <w:p>
      <w:pPr>
        <w:rPr>
          <w:del w:id="516" w:author="Yuyong Kim" w:date="2026-05-10T00:00:00Z"/>
        </w:rPr>
      </w:pPr>
      <w:del w:id="515" w:author="Yuyong Kim" w:date="2026-05-10T00:00:00Z">
        <w:r>
          <w:delText xml:space="preserve">4. System Architecture</w:delText>
        </w:r>
      </w:del>
    </w:p>
    <w:p>
      <w:pPr>
        <w:rPr>
          <w:del w:id="518" w:author="Yuyong Kim" w:date="2026-05-10T00:00:00Z"/>
        </w:rPr>
      </w:pPr>
      <w:del w:id="517" w:author="Yuyong Kim" w:date="2026-05-10T00:00:00Z">
        <w:r>
          <w:delText xml:space="preserve">4.1. Overview</w:delText>
        </w:r>
      </w:del>
    </w:p>
    <w:p>
      <w:pPr>
        <w:rPr>
          <w:del w:id="520" w:author="Yuyong Kim" w:date="2026-05-10T00:00:00Z"/>
        </w:rPr>
      </w:pPr>
      <w:del w:id="519" w:author="Yuyong Kim" w:date="2026-05-10T00:00:00Z">
        <w:r>
          <w:delText xml:space="preserve">The system comprises an orchestrator, seven domain calculation services, a cross-discipline validator, a KOSHA RAG layer, and an API layer. User requests from any lifecycle phase—design, construction, or in-service inspection—are classified and routed by the orchestrator. Each domain service executes standards-based calculations through the four-layer verification model. Cross-discipline coupling is checked across ten domain pairs. The KOSHA RAG layer provides regulatory grounding. The output integrates calculation numerics, verification status, regulatory citations, and audit trail.</w:delText>
        </w:r>
      </w:del>
    </w:p>
    <w:p>
      <w:pPr>
        <w:rPr>
          <w:del w:id="522" w:author="Yuyong Kim" w:date="2026-05-10T00:00:00Z"/>
        </w:rPr>
      </w:pPr>
      <w:del w:id="521" w:author="Yuyong Kim" w:date="2026-05-10T00:00:00Z">
        <w:r>
          <w:delText xml:space="preserve">4.2. Domain engines</w:delText>
        </w:r>
      </w:del>
    </w:p>
    <w:p>
      <w:pPr>
        <w:rPr>
          <w:del w:id="524" w:author="Yuyong Kim" w:date="2026-05-10T00:00:00Z"/>
        </w:rPr>
      </w:pPr>
      <w:del w:id="523" w:author="Yuyong Kim" w:date="2026-05-10T00:00:00Z">
        <w:r>
          <w:delText xml:space="preserve">4.3. Technology constraints</w:delText>
        </w:r>
      </w:del>
    </w:p>
    <w:p>
      <w:pPr>
        <w:rPr>
          <w:del w:id="526" w:author="Yuyong Kim" w:date="2026-05-10T00:00:00Z"/>
        </w:rPr>
      </w:pPr>
      <w:del w:id="525" w:author="Yuyong Kim" w:date="2026-05-10T00:00:00Z">
        <w:r>
          <w:delText xml:space="preserve">All inference runs on-premises using Ollama with Qwen 2.5 7B Instruct (4-bit quantisation, 32,768-token context). No external data transmission occurs. The RAG index uses SQLite FTS5. This design satisfies industrial data-sovereignty requirements.</w:delText>
        </w:r>
      </w:del>
    </w:p>
    <w:p>
      <w:pPr>
        <w:rPr>
          <w:del w:id="528" w:author="Yuyong Kim" w:date="2026-05-10T00:00:00Z"/>
        </w:rPr>
      </w:pPr>
      <w:del w:id="527" w:author="Yuyong Kim" w:date="2026-05-10T00:00:00Z">
        <w:r>
          <w:delText xml:space="preserve">5. KOSHA Regulatory RAG Layer</w:delText>
        </w:r>
      </w:del>
    </w:p>
    <w:p>
      <w:pPr>
        <w:rPr>
          <w:del w:id="530" w:author="Yuyong Kim" w:date="2026-05-10T00:00:00Z"/>
        </w:rPr>
      </w:pPr>
      <w:del w:id="529" w:author="Yuyong Kim" w:date="2026-05-10T00:00:00Z">
        <w:r>
          <w:delText xml:space="preserve">5.1. Corpus construction</w:delText>
        </w:r>
      </w:del>
    </w:p>
    <w:p>
      <w:pPr>
        <w:rPr>
          <w:del w:id="532" w:author="Yuyong Kim" w:date="2026-05-10T00:00:00Z"/>
        </w:rPr>
      </w:pPr>
      <w:del w:id="531" w:author="Yuyong Kim" w:date="2026-05-10T00:00:00Z">
        <w:r>
          <w:delText xml:space="preserve">Two KOSHA public APIs were used:</w:delText>
        </w:r>
      </w:del>
    </w:p>
    <w:p>
      <w:pPr>
        <w:rPr>
          <w:del w:id="534" w:author="Yuyong Kim" w:date="2026-05-10T00:00:00Z"/>
        </w:rPr>
      </w:pPr>
      <w:del w:id="533" w:author="Yuyong Kim" w:date="2026-05-10T00:00:00Z">
        <w:r>
          <w:delText xml:space="preserve">Smart-search API: 18,576 rows of guide-section and statutory-provision metadata across categories 1–11, covering 1,327 guide documents (9,069 sections) and 3,102 statutory provisions.</w:delText>
        </w:r>
      </w:del>
    </w:p>
    <w:p>
      <w:pPr>
        <w:rPr>
          <w:del w:id="536" w:author="Yuyong Kim" w:date="2026-05-10T00:00:00Z"/>
        </w:rPr>
      </w:pPr>
      <w:del w:id="535" w:author="Yuyong Kim" w:date="2026-05-10T00:00:00Z">
        <w:r>
          <w:delText xml:space="preserve">Guide API: 1,039 of the 1,327 guide documents were available as downloadable PDFs; these were parsed page-by-page and segmented into 13,084 retrieval-optimised chunks. The remaining 288 guides are metadata-only entries without downloadable PDF content in the KOSHA system.</w:delText>
        </w:r>
      </w:del>
    </w:p>
    <w:p>
      <w:pPr>
        <w:rPr>
          <w:del w:id="538" w:author="Yuyong Kim" w:date="2026-05-10T00:00:00Z"/>
        </w:rPr>
      </w:pPr>
      <w:del w:id="537" w:author="Yuyong Kim" w:date="2026-05-10T00:00:00Z">
        <w:r>
          <w:delText xml:space="preserve">After deduplication and normalisation, the SQLite FTS5 index contains 16,186 searchable rows (13,084 guide chunks from parsed PDFs + 3,102 law-article entries from the smart-search API; 200 MB total).</w:delText>
        </w:r>
      </w:del>
    </w:p>
    <w:p>
      <w:pPr>
        <w:rPr>
          <w:del w:id="540" w:author="Yuyong Kim" w:date="2026-05-10T00:00:00Z"/>
        </w:rPr>
      </w:pPr>
      <w:del w:id="539" w:author="Yuyong Kim" w:date="2026-05-10T00:00:00Z">
        <w:r>
          <w:delText xml:space="preserve">5.2. Retrieval pipeline</w:delText>
        </w:r>
      </w:del>
    </w:p>
    <w:p>
      <w:pPr>
        <w:rPr>
          <w:del w:id="542" w:author="Yuyong Kim" w:date="2026-05-10T00:00:00Z"/>
        </w:rPr>
      </w:pPr>
      <w:del w:id="541" w:author="Yuyong Kim" w:date="2026-05-10T00:00:00Z">
        <w:r>
          <w:delText xml:space="preserve">Domain calculation outputs are converted to Korean natural-language queries. A concept-aware query builder joins concepts with AND and expands synonyms within each concept using OR. When strict AND matching yields no results, a loose OR fallback is used. This design addresses the bilingual and abbreviation-heavy nature of Korean engineering terminology (e.g., “잔여수명” / “remaining life” / “RL”).</w:delText>
        </w:r>
      </w:del>
    </w:p>
    <w:p>
      <w:pPr>
        <w:rPr>
          <w:del w:id="544" w:author="Yuyong Kim" w:date="2026-05-10T00:00:00Z"/>
        </w:rPr>
      </w:pPr>
      <w:del w:id="543" w:author="Yuyong Kim" w:date="2026-05-10T00:00:00Z">
        <w:r>
          <w:delText xml:space="preserve">5.3. Generation pipeline</w:delText>
        </w:r>
      </w:del>
    </w:p>
    <w:p>
      <w:pPr>
        <w:rPr>
          <w:del w:id="546" w:author="Yuyong Kim" w:date="2026-05-10T00:00:00Z"/>
        </w:rPr>
      </w:pPr>
      <w:del w:id="545" w:author="Yuyong Kim" w:date="2026-05-10T00:00:00Z">
        <w:r>
          <w:delText xml:space="preserve">Retrieved passages provide context for Qwen 2.5 7B Instruct, which generates structured Korean regulatory grounding: (1) key conclusion, (2) regulatory justification summary with guide/article citations, and (3) practical advisories. BM25 retrieval supports CPU-only deployment; semantic vector search is deferred to GPU-capable environments.</w:delText>
        </w:r>
      </w:del>
    </w:p>
    <w:p>
      <w:pPr>
        <w:rPr>
          <w:del w:id="548" w:author="Yuyong Kim" w:date="2026-05-10T00:00:00Z"/>
        </w:rPr>
      </w:pPr>
      <w:del w:id="547" w:author="Yuyong Kim" w:date="2026-05-10T00:00:00Z">
        <w:r>
          <w:delText xml:space="preserve">6. Four-Layer Hybrid Verification Model</w:delText>
        </w:r>
      </w:del>
    </w:p>
    <w:p>
      <w:pPr>
        <w:rPr>
          <w:del w:id="550" w:author="Yuyong Kim" w:date="2026-05-10T00:00:00Z"/>
        </w:rPr>
      </w:pPr>
      <w:del w:id="549" w:author="Yuyong Kim" w:date="2026-05-10T00:00:00Z">
        <w:r>
          <w:delText xml:space="preserve">6.1. Layer 1 — Input validation</w:delText>
        </w:r>
      </w:del>
    </w:p>
    <w:p>
      <w:pPr>
        <w:rPr>
          <w:del w:id="552" w:author="Yuyong Kim" w:date="2026-05-10T00:00:00Z"/>
        </w:rPr>
      </w:pPr>
      <w:del w:id="551" w:author="Yuyong Kim" w:date="2026-05-10T00:00:00Z">
        <w:r>
          <w:delText xml:space="preserve">Mandatory field presence, unit contract compliance, and domain-specific range constraints. Missing critical fields or unit violations trigger a blocking error that prevents downstream calculation. This layer gates all subsequent processing.</w:delText>
        </w:r>
      </w:del>
    </w:p>
    <w:p>
      <w:pPr>
        <w:rPr>
          <w:del w:id="554" w:author="Yuyong Kim" w:date="2026-05-10T00:00:00Z"/>
        </w:rPr>
      </w:pPr>
      <w:del w:id="553" w:author="Yuyong Kim" w:date="2026-05-10T00:00:00Z">
        <w:r>
          <w:delText xml:space="preserve">6.2. Layer 2 — K-voting consensus</w:delText>
        </w:r>
      </w:del>
    </w:p>
    <w:p>
      <w:pPr>
        <w:rPr>
          <w:del w:id="556" w:author="Yuyong Kim" w:date="2026-05-10T00:00:00Z"/>
        </w:rPr>
      </w:pPr>
      <w:del w:id="555" w:author="Yuyong Kim" w:date="2026-05-10T00:00:00Z">
        <w:r>
          <w:delText xml:space="preserve">Three calculation paths execute in parallel, each using deliberately varied numerical strategies: - Path A: standard rounding order and linear interpolation. - Path B: reversed rounding order and cubic interpolation. - Path C: extended intermediate precision (double the significant figures).</w:delText>
        </w:r>
      </w:del>
    </w:p>
    <w:p>
      <w:pPr>
        <w:rPr>
          <w:del w:id="558" w:author="Yuyong Kim" w:date="2026-05-10T00:00:00Z"/>
        </w:rPr>
      </w:pPr>
      <w:del w:id="557" w:author="Yuyong Kim" w:date="2026-05-10T00:00:00Z">
        <w:r>
          <w:delText xml:space="preserve">The consensus criterion is defined as:</w:delText>
        </w:r>
      </w:del>
    </w:p>
    <w:p>
      <w:pPr>
        <w:rPr>
          <w:del w:id="560" w:author="Yuyong Kim" w:date="2026-05-10T00:00:00Z"/>
        </w:rPr>
      </w:pPr>
      <w:del w:id="559" w:author="Yuyong Kim" w:date="2026-05-10T00:00:00Z">
        <w:r>
          <w:delText xml:space="preserve">Relative Deviation = |Output_i − Output_mean| / Output_mean × 100%</w:delText>
        </w:r>
      </w:del>
    </w:p>
    <w:p>
      <w:pPr>
        <w:rPr>
          <w:del w:id="562" w:author="Yuyong Kim" w:date="2026-05-10T00:00:00Z"/>
        </w:rPr>
      </w:pPr>
      <w:del w:id="561" w:author="Yuyong Kim" w:date="2026-05-10T00:00:00Z">
        <w:r>
          <w:delText xml:space="preserve">The maximum relative deviation among the three outputs must not exceed 1%. This threshold was selected based on three considerations: (i) engineering calculation workflows are generally tolerant of small intermediate numerical deviations (on the order of 1%) when final pass/fail outcomes remain unchanged; (ii) sensitivity analysis across the 220 golden cases confirmed that deviations below 1% never altered the regulatory status (pass/fail/warning) of any case, whereas deviations above 1% would flip the status in 3.2% of boundary cases; and (iii) the threshold was empirically validated through the 50-round optimisation procedure, which confirmed that 1% provides the best trade-off between false-consensus avoidance and unnecessary tiebreaker invocations. Detailed threshold sensitivity results across the golden case set are available in the released code repository. If the threshold is exceeded, a tiebreaker path is invoked; persistent failure triggers a no-consensus flag requesting human review.</w:delText>
        </w:r>
      </w:del>
    </w:p>
    <w:p>
      <w:pPr>
        <w:rPr>
          <w:del w:id="564" w:author="Yuyong Kim" w:date="2026-05-10T00:00:00Z"/>
        </w:rPr>
      </w:pPr>
      <w:del w:id="563" w:author="Yuyong Kim" w:date="2026-05-10T00:00:00Z">
        <w:r>
          <w:delText xml:space="preserve">This mechanism adapts N-version programming (Avizienis, 1985) to engineering calculation verification, targeting numerical-consistency rather than full implementation independence.</w:delText>
        </w:r>
      </w:del>
    </w:p>
    <w:p>
      <w:pPr>
        <w:rPr>
          <w:del w:id="566" w:author="Yuyong Kim" w:date="2026-05-10T00:00:00Z"/>
        </w:rPr>
      </w:pPr>
      <w:del w:id="565" w:author="Yuyong Kim" w:date="2026-05-10T00:00:00Z">
        <w:r>
          <w:delText xml:space="preserve">6.3. Layer 3 — Physics and code compliance</w:delText>
        </w:r>
      </w:del>
    </w:p>
    <w:p>
      <w:pPr>
        <w:rPr>
          <w:del w:id="568" w:author="Yuyong Kim" w:date="2026-05-10T00:00:00Z"/>
        </w:rPr>
      </w:pPr>
      <w:del w:id="567" w:author="Yuyong Kim" w:date="2026-05-10T00:00:00Z">
        <w:r>
          <w:delText xml:space="preserve">Domain-specific red flags are enforced by rule-based checks. Examples: - Piping: measured thickness &lt; minimum required thickness → critical block. - Vessel: remaining life &lt; 0 → critical block. - Rotating: vibration exceeds API 670 alert level → warning. - Electrical: arc-flash energy &gt; 40 cal/cm² → PPE Category 4 escalation.</w:delText>
        </w:r>
      </w:del>
    </w:p>
    <w:p>
      <w:pPr>
        <w:rPr>
          <w:del w:id="570" w:author="Yuyong Kim" w:date="2026-05-10T00:00:00Z"/>
        </w:rPr>
      </w:pPr>
      <w:del w:id="569" w:author="Yuyong Kim" w:date="2026-05-10T00:00:00Z">
        <w:r>
          <w:delText xml:space="preserve">All major calculation steps carry explicit standard citations (e.g., “ASME B31.3 §304.1.2”).</w:delText>
        </w:r>
      </w:del>
    </w:p>
    <w:p>
      <w:pPr>
        <w:rPr>
          <w:del w:id="572" w:author="Yuyong Kim" w:date="2026-05-10T00:00:00Z"/>
        </w:rPr>
      </w:pPr>
      <w:del w:id="571" w:author="Yuyong Kim" w:date="2026-05-10T00:00:00Z">
        <w:r>
          <w:delText xml:space="preserve">6.4. Layer 4 — Reverse verification</w:delText>
        </w:r>
      </w:del>
    </w:p>
    <w:p>
      <w:pPr>
        <w:rPr>
          <w:del w:id="574" w:author="Yuyong Kim" w:date="2026-05-10T00:00:00Z"/>
        </w:rPr>
      </w:pPr>
      <w:del w:id="573" w:author="Yuyong Kim" w:date="2026-05-10T00:00:00Z">
        <w:r>
          <w:delText xml:space="preserve">Key inputs are back-calculated from outputs and compared against originals: - Deviation &lt; 2%: consistent (pass). - Deviation 2–5%: warning with audit note. - Deviation &gt; 5%: escalation with confidence downgrade.</w:delText>
        </w:r>
      </w:del>
    </w:p>
    <w:p>
      <w:pPr>
        <w:rPr>
          <w:del w:id="576" w:author="Yuyong Kim" w:date="2026-05-10T00:00:00Z"/>
        </w:rPr>
      </w:pPr>
      <w:del w:id="575" w:author="Yuyong Kim" w:date="2026-05-10T00:00:00Z">
        <w:r>
          <w:delText xml:space="preserve">This layer detects internal inconsistencies that may indicate formula errors, unit conversion mistakes, or data corruption.</w:delText>
        </w:r>
      </w:del>
    </w:p>
    <w:p>
      <w:pPr>
        <w:rPr>
          <w:del w:id="578" w:author="Yuyong Kim" w:date="2026-05-10T00:00:00Z"/>
        </w:rPr>
      </w:pPr>
      <w:del w:id="577" w:author="Yuyong Kim" w:date="2026-05-10T00:00:00Z">
        <w:r>
          <w:delText xml:space="preserve">6.5. Cross-discipline coupling validator</w:delText>
        </w:r>
      </w:del>
    </w:p>
    <w:p>
      <w:pPr>
        <w:rPr>
          <w:del w:id="580" w:author="Yuyong Kim" w:date="2026-05-10T00:00:00Z"/>
        </w:rPr>
      </w:pPr>
      <w:del w:id="579" w:author="Yuyong Kim" w:date="2026-05-10T00:00:00Z">
        <w:r>
          <w:delText xml:space="preserve">Ten predefined domain pairs with coupling checks:</w:delText>
        </w:r>
      </w:del>
    </w:p>
    <w:p>
      <w:pPr>
        <w:rPr>
          <w:del w:id="582" w:author="Yuyong Kim" w:date="2026-05-10T00:00:00Z"/>
        </w:rPr>
      </w:pPr>
      <w:del w:id="581" w:author="Yuyong Kim" w:date="2026-05-10T00:00:00Z">
        <w:r>
          <w:delText xml:space="preserve">Threshold tuning over 50 optimisation rounds achieved: standard-case blocking rate 0.0 (no false positives on nominal cases), boundary/failure blocking rate 1.0, weighted accuracy 1.0, and hard-block recall 1.0.</w:delText>
        </w:r>
      </w:del>
    </w:p>
    <w:p>
      <w:pPr>
        <w:rPr>
          <w:del w:id="584" w:author="Yuyong Kim" w:date="2026-05-10T00:00:00Z"/>
        </w:rPr>
      </w:pPr>
      <w:del w:id="583" w:author="Yuyong Kim" w:date="2026-05-10T00:00:00Z">
        <w:r>
          <w:delText xml:space="preserve">7. Experiments and Evaluation</w:delText>
        </w:r>
      </w:del>
    </w:p>
    <w:p>
      <w:pPr>
        <w:rPr>
          <w:del w:id="586" w:author="Yuyong Kim" w:date="2026-05-10T00:00:00Z"/>
        </w:rPr>
      </w:pPr>
      <w:del w:id="585" w:author="Yuyong Kim" w:date="2026-05-10T00:00:00Z">
        <w:r>
          <w:delText xml:space="preserve">7.1. Golden dataset validation</w:delText>
        </w:r>
      </w:del>
    </w:p>
    <w:p>
      <w:pPr>
        <w:rPr>
          <w:del w:id="588" w:author="Yuyong Kim" w:date="2026-05-10T00:00:00Z"/>
        </w:rPr>
      </w:pPr>
      <w:del w:id="587" w:author="Yuyong Kim" w:date="2026-05-10T00:00:00Z">
        <w:r>
          <w:delText xml:space="preserve">220 synthetic golden cases across seven disciplines:</w:delText>
        </w:r>
      </w:del>
    </w:p>
    <w:p>
      <w:pPr>
        <w:rPr>
          <w:del w:id="590" w:author="Yuyong Kim" w:date="2026-05-10T00:00:00Z"/>
        </w:rPr>
      </w:pPr>
      <w:del w:id="589" w:author="Yuyong Kim" w:date="2026-05-10T00:00:00Z">
        <w:r>
          <w:delText xml:space="preserve">Each golden case was constructed through the following procedure:</w:delText>
        </w:r>
      </w:del>
    </w:p>
    <w:p>
      <w:pPr>
        <w:rPr>
          <w:del w:id="592" w:author="Yuyong Kim" w:date="2026-05-10T00:00:00Z"/>
        </w:rPr>
      </w:pPr>
      <w:del w:id="591" w:author="Yuyong Kim" w:date="2026-05-10T00:00:00Z">
        <w:r>
          <w:delText xml:space="preserve">Seed data selection. Reference calculation examples from the applicable standards served as starting points — e.g., ASME B31.3 Appendix H sample calculations for piping, ASME Section VIII UG-27 worked examples for vessels, API 579-1 Level 1/Level 2 assessment examples for fitness-for-service.</w:delText>
        </w:r>
      </w:del>
    </w:p>
    <w:p>
      <w:pPr>
        <w:rPr>
          <w:del w:id="594" w:author="Yuyong Kim" w:date="2026-05-10T00:00:00Z"/>
        </w:rPr>
      </w:pPr>
      <w:del w:id="593" w:author="Yuyong Kim" w:date="2026-05-10T00:00:00Z">
        <w:r>
          <w:delText xml:space="preserve">Systematic parameter perturbation. Operating parameters were varied within realistic engineering ranges: temperature ±15–20%, pressure ±10–15%, corrosion rate 0.05–0.50 mm/yr, wall thickness from well-above-minimum to below-minimum. Material grades were varied across common carbon steel specifications (SA-106 Gr.B, SA-516-70, SA-240-316L).</w:delText>
        </w:r>
      </w:del>
    </w:p>
    <w:p>
      <w:pPr>
        <w:rPr>
          <w:del w:id="596" w:author="Yuyong Kim" w:date="2026-05-10T00:00:00Z"/>
        </w:rPr>
      </w:pPr>
      <w:del w:id="595" w:author="Yuyong Kim" w:date="2026-05-10T00:00:00Z">
        <w:r>
          <w:delText xml:space="preserve">Case classification. Cases were labelled based on their relationship to regulatory thresholds: standard cases fall comfortably within code limits; boundary cases have at least one parameter within 5% of a pass/fail threshold; failure cases have at least one parameter that should trigger a red flag or blocking condition; composite cases combine multiple boundary/failure conditions.</w:delText>
        </w:r>
      </w:del>
    </w:p>
    <w:p>
      <w:pPr>
        <w:rPr>
          <w:del w:id="598" w:author="Yuyong Kim" w:date="2026-05-10T00:00:00Z"/>
        </w:rPr>
      </w:pPr>
      <w:del w:id="597" w:author="Yuyong Kim" w:date="2026-05-10T00:00:00Z">
        <w:r>
          <w:delText xml:space="preserve">Runtime validation recorded 220/220 passes, with accuracy, red-flag detection rate, and standard citation coverage all at 1.0000. It is important to note that these perfect scores are expected and unremarkable for deterministic rule-based engines evaluated against cases derived from the same standards they implement. The golden dataset validates implementation correctness — confirming that the calculation engines faithfully reproduce the reference standard formulas — rather than generalisation capability. Generalisation to real plant conditions, where input data may be noisy, incomplete, or outside standard reference ranges, remains unvalidated and is a primary direction for future work (Section 9).</w:delText>
        </w:r>
      </w:del>
    </w:p>
    <w:p>
      <w:pPr>
        <w:rPr>
          <w:del w:id="600" w:author="Yuyong Kim" w:date="2026-05-10T00:00:00Z"/>
        </w:rPr>
      </w:pPr>
      <w:del w:id="599" w:author="Yuyong Kim" w:date="2026-05-10T00:00:00Z">
        <w:r>
          <w:delText xml:space="preserve">7.2. Seven-discipline pipeline</w:delText>
        </w:r>
      </w:del>
    </w:p>
    <w:p>
      <w:pPr>
        <w:rPr>
          <w:del w:id="602" w:author="Yuyong Kim" w:date="2026-05-10T00:00:00Z"/>
        </w:rPr>
      </w:pPr>
      <w:del w:id="601" w:author="Yuyong Kim" w:date="2026-05-10T00:00:00Z">
        <w:r>
          <w:delText xml:space="preserve">Across 43 pipeline scenarios: completion rate 0.6512, blocking rate 0.3488. Nominal and standard-aligned cases: 1.0000 completion. Boundary and failure cases: 1.0000 blocking. This confirms correct hazard identification without false positives on clean inputs.</w:delText>
        </w:r>
      </w:del>
    </w:p>
    <w:p>
      <w:pPr>
        <w:rPr>
          <w:del w:id="604" w:author="Yuyong Kim" w:date="2026-05-10T00:00:00Z"/>
        </w:rPr>
      </w:pPr>
      <w:del w:id="603" w:author="Yuyong Kim" w:date="2026-05-10T00:00:00Z">
        <w:r>
          <w:delText xml:space="preserve">Finding (RQ1): Cross-discipline validation adds 25 blocked scenarios (+41.7%) that single-domain calculations cannot detect. Boundary and failure subsets achieve perfect blocking (1.0). Zero false positives on standard-aligned cases.</w:delText>
        </w:r>
      </w:del>
    </w:p>
    <w:p>
      <w:pPr>
        <w:rPr>
          <w:del w:id="606" w:author="Yuyong Kim" w:date="2026-05-10T00:00:00Z"/>
        </w:rPr>
      </w:pPr>
      <w:del w:id="605" w:author="Yuyong Kim" w:date="2026-05-10T00:00:00Z">
        <w:r>
          <w:delText xml:space="preserve">The baseline (validator OFF) blocking rate of 0/60 requires explanation. The 60 ablation scenarios were specifically designed to test inter-discipline coupling hazards — e.g., piping nozzle loads exceeding vessel reinforcement margins, or foundation settlement propagating into rotating equipment misalignment. Each individual discipline’s Layer 3 physics checks pass because the inputs are within single-domain tolerances; it is only the combination across domain boundaries that creates a hazardous condition. This is precisely the class of risk that discipline-siloed tools systematically miss in practice. The baseline of zero is therefore not an artefact of weak scenario design but reflects the structural limitation being tested: single-domain calculations are blind to cross-discipline coupling.</w:delText>
        </w:r>
      </w:del>
    </w:p>
    <w:p>
      <w:pPr>
        <w:rPr>
          <w:del w:id="608" w:author="Yuyong Kim" w:date="2026-05-10T00:00:00Z"/>
        </w:rPr>
      </w:pPr>
      <w:del w:id="607" w:author="Yuyong Kim" w:date="2026-05-10T00:00:00Z">
        <w:r>
          <w:delText xml:space="preserve">7.4. KOSHA RAG retrieval benchmark (RQ2)</w:delText>
        </w:r>
      </w:del>
    </w:p>
    <w:p>
      <w:pPr>
        <w:rPr>
          <w:del w:id="610" w:author="Yuyong Kim" w:date="2026-05-10T00:00:00Z"/>
        </w:rPr>
      </w:pPr>
      <w:del w:id="609" w:author="Yuyong Kim" w:date="2026-05-10T00:00:00Z">
        <w:r>
          <w:delText xml:space="preserve">The benchmark comprises 50 queries organised as five regulatory target groups (10 queries each), where each group targets a specific KOSHA guide or statutory provision relevant to the three manuscript case studies: M-69-2012 (remaining life assessment), C-C-23-2026 (RBI regulation), B-M-18-2026 (piping life management), C-C-75-2026 (corrosion risk assessment), and Article 256 (corrosion prevention). Within each group, the 10 queries vary systematically across: Korean full-text phrasing, English translation, mixed Korean–English, abbreviation-heavy variants, and paraphrased formulations. This design measures retrieval robustness across query formulation styles rather than breadth of regulatory coverage. The query set is released for independent inspection.</w:delText>
        </w:r>
      </w:del>
    </w:p>
    <w:p>
      <w:pPr>
        <w:rPr>
          <w:del w:id="612" w:author="Yuyong Kim" w:date="2026-05-10T00:00:00Z"/>
        </w:rPr>
      </w:pPr>
      <w:del w:id="611" w:author="Yuyong Kim" w:date="2026-05-10T00:00:00Z">
        <w:r>
          <w:delText xml:space="preserve">Concept-aware synonym expansion yields +68% relative improvement in Recall@1 and +38% relative improvement in MRR@10.</w:delText>
        </w:r>
      </w:del>
    </w:p>
    <w:p>
      <w:pPr>
        <w:rPr>
          <w:del w:id="614" w:author="Yuyong Kim" w:date="2026-05-10T00:00:00Z"/>
        </w:rPr>
      </w:pPr>
      <w:del w:id="613" w:author="Yuyong Kim" w:date="2026-05-10T00:00:00Z">
        <w:r>
          <w:delText xml:space="preserve">7.5. Jurisdiction compliance gap case studies (RQ2)</w:delText>
        </w:r>
      </w:del>
    </w:p>
    <w:p>
      <w:pPr>
        <w:rPr>
          <w:del w:id="616" w:author="Yuyong Kim" w:date="2026-05-10T00:00:00Z"/>
        </w:rPr>
      </w:pPr>
      <w:del w:id="615" w:author="Yuyong Kim" w:date="2026-05-10T00:00:00Z">
        <w:r>
          <w:delText xml:space="preserve">Three cases were selected to illustrate distinct gap types that map to documented accident pathways in Korean process plants: (1) a long-remaining-life vessel where KOSHA documentation obligations are triggered but invisible to ASME/API calculations — relevant because undocumented equipment conditions have contributed to delayed inspection failures; (2) a vessel where KOSHA-mandated RBI review triggers apply but API 510 scheduling does not capture them — relevant because missed RBI triggers are a known contributor to inspection programme gaps; and (3) a corrosive-service piping system where Article 256 corrosion-prevention controls apply despite full ASME B31.3/API 570 compliance — relevant because uncontrolled corrosion in sour-chloride service is a well-documented cause of piping leakage and rupture in Korean petrochemical plants.</w:delText>
        </w:r>
      </w:del>
    </w:p>
    <w:p>
      <w:pPr>
        <w:rPr>
          <w:del w:id="618" w:author="Yuyong Kim" w:date="2026-05-10T00:00:00Z"/>
        </w:rPr>
      </w:pPr>
      <w:del w:id="617" w:author="Yuyong Kim" w:date="2026-05-10T00:00:00Z">
        <w:r>
          <w:delText xml:space="preserve">Case 1 — VES-GOLD-001 (Vessel Remaining Life). SA-516-70 vessel, 1.858 MPa, 217.3 °C, current thickness 44.82 mm. Calculation: required thickness 14.99 mm (ASME VIII UG-27), remaining life 136.3 years, inspection interval 10 years (API 510). No red flags. KOSHA RAG retrieves: M-69-2012 (Technical Guideline for Remaining Life Assessment) — documentation requirements triggered when RL exceeds threshold. Gap: ASME/API do not encode this documentation obligation.</w:delText>
        </w:r>
      </w:del>
    </w:p>
    <w:p>
      <w:pPr>
        <w:rPr>
          <w:del w:id="620" w:author="Yuyong Kim" w:date="2026-05-10T00:00:00Z"/>
        </w:rPr>
      </w:pPr>
      <w:del w:id="619" w:author="Yuyong Kim" w:date="2026-05-10T00:00:00Z">
        <w:r>
          <w:delText xml:space="preserve">Case 2 — VES-GOLD-009 (RBI Planning). SA-516-70 vessel, 1.891 MPa, 241.9 °C, remaining life 40.2 years. API 510 recommends 10-year inspection. KOSHA RAG retrieves: C-C-23-2026 (RBI Technical Regulation) — mandatory RBI review trigger conditions under Korean PSM. Gap: API 510 inspection scheduling does not address KOSHA mandatory review triggers.</w:delText>
        </w:r>
      </w:del>
    </w:p>
    <w:p>
      <w:pPr>
        <w:rPr>
          <w:del w:id="622" w:author="Yuyong Kim" w:date="2026-05-10T00:00:00Z"/>
        </w:rPr>
      </w:pPr>
      <w:del w:id="621" w:author="Yuyong Kim" w:date="2026-05-10T00:00:00Z">
        <w:r>
          <w:delText xml:space="preserve">Case 3 — PIP-GOLD-047 (Piping Corrosion Compliance). SA-106 Gr.B carbon steel, sour-chloride service, 7.804 MPa, 196 °C, 200 ppm Cl-. Remaining life 14.0 years. ASME B31.3 and API 570 fully satisfied. KOSHA RAG retrieves: Article 256 of the Rules on Occupational Safety and Health Standards (산업안전보건기준에 관한 규칙) — corrosion-prevention control obligations. Gap: ASME B31.3 and API 570 define how to calculate corrosion allowance and remaining life, but do not impose the obligation to establish corrosion-prevention controls that Article 256 requires.</w:delText>
        </w:r>
      </w:del>
    </w:p>
    <w:p>
      <w:pPr>
        <w:rPr>
          <w:del w:id="624" w:author="Yuyong Kim" w:date="2026-05-10T00:00:00Z"/>
        </w:rPr>
      </w:pPr>
      <w:del w:id="623" w:author="Yuyong Kim" w:date="2026-05-10T00:00:00Z">
        <w:r>
          <w:delText xml:space="preserve">Finding (RQ2): In all three tested case studies, the KOSHA RAG layer identified jurisdiction-specific compliance requirements that code-only calculations structurally miss. The code-only baseline identified none. While the case-study set is small and curated, the results illustrate the structural nature of the jurisdiction compliance gap: international code calculations are not designed to encode national regulatory obligations, so these omissions are systematic rather than incidental.</w:delText>
        </w:r>
      </w:del>
    </w:p>
    <w:p>
      <w:pPr>
        <w:rPr>
          <w:del w:id="626" w:author="Yuyong Kim" w:date="2026-05-10T00:00:00Z"/>
        </w:rPr>
      </w:pPr>
      <w:del w:id="625" w:author="Yuyong Kim" w:date="2026-05-10T00:00:00Z">
        <w:r>
          <w:delText xml:space="preserve">8. Discussion</w:delText>
        </w:r>
      </w:del>
    </w:p>
    <w:p>
      <w:pPr>
        <w:rPr>
          <w:del w:id="628" w:author="Yuyong Kim" w:date="2026-05-10T00:00:00Z"/>
        </w:rPr>
      </w:pPr>
      <w:del w:id="627" w:author="Yuyong Kim" w:date="2026-05-10T00:00:00Z">
        <w:r>
          <w:delText xml:space="preserve">It is important to clarify the scope of this contribution. This system is not a replacement for detailed engineering design by qualified professionals, nor does it claim to reproduce project-specific plant design outcomes. Rather, it is a verification layer that screens for two classes of risk that conventional code-centric workflows structurally miss: jurisdiction-specific regulatory omissions and cross-discipline coupling hazards. In process safety terms, the value proposition is not “more accurate calculation” but “fewer overlooked compliance obligations and inter-discipline blind spots.”</w:delText>
        </w:r>
      </w:del>
    </w:p>
    <w:p>
      <w:pPr>
        <w:rPr>
          <w:del w:id="630" w:author="Yuyong Kim" w:date="2026-05-10T00:00:00Z"/>
        </w:rPr>
      </w:pPr>
      <w:del w:id="629" w:author="Yuyong Kim" w:date="2026-05-10T00:00:00Z">
        <w:r>
          <w:delText xml:space="preserve">8.1. Practical significance of jurisdiction compliance gaps</w:delText>
        </w:r>
      </w:del>
    </w:p>
    <w:p>
      <w:pPr>
        <w:rPr>
          <w:del w:id="632" w:author="Yuyong Kim" w:date="2026-05-10T00:00:00Z"/>
        </w:rPr>
      </w:pPr>
      <w:del w:id="631" w:author="Yuyong Kim" w:date="2026-05-10T00:00:00Z">
        <w:r>
          <w:delText xml:space="preserve">The jurisdiction compliance gap has direct consequences across the plant lifecycle:</w:delText>
        </w:r>
      </w:del>
    </w:p>
    <w:p>
      <w:pPr>
        <w:rPr>
          <w:del w:id="634" w:author="Yuyong Kim" w:date="2026-05-10T00:00:00Z"/>
        </w:rPr>
      </w:pPr>
      <w:del w:id="633" w:author="Yuyong Kim" w:date="2026-05-10T00:00:00Z">
        <w:r>
          <w:delText xml:space="preserve">Design phase: Calculation packages satisfying ASME/API deliverables may miss KOSHA documentation obligations, creating audit risk.</w:delText>
        </w:r>
      </w:del>
    </w:p>
    <w:p>
      <w:pPr>
        <w:rPr>
          <w:del w:id="636" w:author="Yuyong Kim" w:date="2026-05-10T00:00:00Z"/>
        </w:rPr>
      </w:pPr>
      <w:del w:id="635" w:author="Yuyong Kim" w:date="2026-05-10T00:00:00Z">
        <w:r>
          <w:delText xml:space="preserve">Construction phase: Commissioning based solely on international codes may skip Korean regulatory steps.</w:delText>
        </w:r>
      </w:del>
    </w:p>
    <w:p>
      <w:pPr>
        <w:rPr>
          <w:del w:id="638" w:author="Yuyong Kim" w:date="2026-05-10T00:00:00Z"/>
        </w:rPr>
      </w:pPr>
      <w:del w:id="637" w:author="Yuyong Kim" w:date="2026-05-10T00:00:00Z">
        <w:r>
          <w:delText xml:space="preserve">Operation phase: Inspection programs following API 510/570 may not satisfy KOSHA-mandated review triggers.</w:delText>
        </w:r>
      </w:del>
    </w:p>
    <w:p>
      <w:pPr>
        <w:rPr>
          <w:del w:id="640" w:author="Yuyong Kim" w:date="2026-05-10T00:00:00Z"/>
        </w:rPr>
      </w:pPr>
      <w:del w:id="639" w:author="Yuyong Kim" w:date="2026-05-10T00:00:00Z">
        <w:r>
          <w:delText xml:space="preserve">The cost of detecting these gaps at the calculation stage is negligible (a RAG query). The cost of detecting them at regulatory audit—or after an incident—can be severe.</w:delText>
        </w:r>
      </w:del>
    </w:p>
    <w:p>
      <w:pPr>
        <w:rPr>
          <w:del w:id="642" w:author="Yuyong Kim" w:date="2026-05-10T00:00:00Z"/>
        </w:rPr>
      </w:pPr>
      <w:del w:id="641" w:author="Yuyong Kim" w:date="2026-05-10T00:00:00Z">
        <w:r>
          <w:delText xml:space="preserve">8.2. K-voting consensus as a verification strategy</w:delText>
        </w:r>
      </w:del>
    </w:p>
    <w:p>
      <w:pPr>
        <w:rPr>
          <w:del w:id="644" w:author="Yuyong Kim" w:date="2026-05-10T00:00:00Z"/>
        </w:rPr>
      </w:pPr>
      <w:del w:id="643" w:author="Yuyong Kim" w:date="2026-05-10T00:00:00Z">
        <w:r>
          <w:delText xml:space="preserve">The K-voting layer serves a different purpose than traditional software testing. It detects the class of bugs where a single implementation appears correct but produces numerically inconsistent results due to rounding, interpolation, or precision choices. In engineering calculations where small differences can cross regulatory thresholds, this class of error is practically significant.</w:delText>
        </w:r>
      </w:del>
    </w:p>
    <w:p>
      <w:pPr>
        <w:rPr>
          <w:del w:id="646" w:author="Yuyong Kim" w:date="2026-05-10T00:00:00Z"/>
        </w:rPr>
      </w:pPr>
      <w:del w:id="645" w:author="Yuyong Kim" w:date="2026-05-10T00:00:00Z">
        <w:r>
          <w:delText xml:space="preserve">8.3. Cross-discipline coupling as safety contribution</w:delText>
        </w:r>
      </w:del>
    </w:p>
    <w:p>
      <w:pPr>
        <w:rPr>
          <w:del w:id="648" w:author="Yuyong Kim" w:date="2026-05-10T00:00:00Z"/>
        </w:rPr>
      </w:pPr>
      <w:del w:id="647" w:author="Yuyong Kim" w:date="2026-05-10T00:00:00Z">
        <w:r>
          <w:delText xml:space="preserve">The 25 additional blocked scenarios represent coupling hazards that no single-domain tool would flag. In practice, these correspond to failure modes such as: piping nozzle overload degrading rotating equipment bearings; foundation settlement causing rotating equipment misalignment; electrical harmonics affecting instrumentation. These are documented accident pathways in plant engineering.</w:delText>
        </w:r>
      </w:del>
    </w:p>
    <w:p>
      <w:pPr>
        <w:rPr>
          <w:del w:id="650" w:author="Yuyong Kim" w:date="2026-05-10T00:00:00Z"/>
        </w:rPr>
      </w:pPr>
      <w:del w:id="649" w:author="Yuyong Kim" w:date="2026-05-10T00:00:00Z">
        <w:r>
          <w:delText xml:space="preserve">8.4. Comparison with conventional workflows</w:delText>
        </w:r>
      </w:del>
    </w:p>
    <w:p>
      <w:pPr>
        <w:rPr>
          <w:del w:id="652" w:author="Yuyong Kim" w:date="2026-05-10T00:00:00Z"/>
        </w:rPr>
      </w:pPr>
      <w:del w:id="651" w:author="Yuyong Kim" w:date="2026-05-10T00:00:00Z">
        <w:r>
          <w:delText xml:space="preserve">It is important to acknowledge that the baselines in this study are internal ablations (validator on/off, plain vs enhanced FTS) rather than comparisons against external industrial tools or manual review processes. In conventional Korean EPC practice, KOSHA compliance is typically checked through a manual regulatory checklist maintained by the plant owner’s PSM team, applied after engineering calculations are complete and often after project handover. The proposed system differs in that it integrates regulatory screening into the calculation stage itself. However, a formal comparison — for instance, measuring detection rates of a manual KOSHA checklist review vs the automated RAG layer on the same case set — has not been performed and would require practitioner participation. Such a comparison is a priority for future field pilot studies and would substantially strengthen the evidence base.</w:delText>
        </w:r>
      </w:del>
    </w:p>
    <w:p>
      <w:pPr>
        <w:rPr>
          <w:del w:id="654" w:author="Yuyong Kim" w:date="2026-05-10T00:00:00Z"/>
        </w:rPr>
      </w:pPr>
      <w:del w:id="653" w:author="Yuyong Kim" w:date="2026-05-10T00:00:00Z">
        <w:r>
          <w:delText xml:space="preserve">8.5. Limitations of the evaluation</w:delText>
        </w:r>
      </w:del>
    </w:p>
    <w:p>
      <w:pPr>
        <w:rPr>
          <w:del w:id="656" w:author="Yuyong Kim" w:date="2026-05-10T00:00:00Z"/>
        </w:rPr>
      </w:pPr>
      <w:del w:id="655" w:author="Yuyong Kim" w:date="2026-05-10T00:00:00Z">
        <w:r>
          <w:delText xml:space="preserve">The golden dataset is entirely synthetic. The retrieval benchmark is curated. The three case studies are illustrative rather than exhaustive. These limitations are inherent to a first-generation proof-of-feasibility system paper and are addressed in Section 9.</w:delText>
        </w:r>
      </w:del>
    </w:p>
    <w:p>
      <w:pPr>
        <w:rPr>
          <w:del w:id="658" w:author="Yuyong Kim" w:date="2026-05-10T00:00:00Z"/>
        </w:rPr>
      </w:pPr>
      <w:del w:id="657" w:author="Yuyong Kim" w:date="2026-05-10T00:00:00Z">
        <w:r>
          <w:delText xml:space="preserve">9. Limitations and Future Work</w:delText>
        </w:r>
      </w:del>
    </w:p>
    <w:p>
      <w:pPr>
        <w:rPr>
          <w:del w:id="660" w:author="Yuyong Kim" w:date="2026-05-10T00:00:00Z"/>
        </w:rPr>
      </w:pPr>
      <w:del w:id="659" w:author="Yuyong Kim" w:date="2026-05-10T00:00:00Z">
        <w:r>
          <w:delText xml:space="preserve">Synthetic evaluation only. Validation on full industrial plant design packages was not feasible because detailed engineering data in EPC projects are typically confidential and not publicly shareable. Accordingly, the evaluation uses curated synthetic golden cases derived from reference examples in the applicable standards. The perfect accuracy on these cases is expected for deterministic rule-based engines and should be interpreted as implementation-correctness evidence under curated conditions, not as proof of universal field performance across real EPC projects.</w:delText>
        </w:r>
      </w:del>
    </w:p>
    <w:p>
      <w:pPr>
        <w:rPr>
          <w:del w:id="662" w:author="Yuyong Kim" w:date="2026-05-10T00:00:00Z"/>
        </w:rPr>
      </w:pPr>
      <w:del w:id="661" w:author="Yuyong Kim" w:date="2026-05-10T00:00:00Z">
        <w:r>
          <w:delText xml:space="preserve">Curated retrieval benchmark. The 50-query benchmark measures retrieval robustness across query formulations, not breadth of regulatory coverage. BM25 may miss semantically similar Korean documents despite synonym expansion.</w:delText>
        </w:r>
      </w:del>
    </w:p>
    <w:p>
      <w:pPr>
        <w:rPr>
          <w:del w:id="664" w:author="Yuyong Kim" w:date="2026-05-10T00:00:00Z"/>
        </w:rPr>
      </w:pPr>
      <w:del w:id="663" w:author="Yuyong Kim" w:date="2026-05-10T00:00:00Z">
        <w:r>
          <w:delText xml:space="preserve">Ten coupling pairs. Systematic expansion to additional domain pairs is needed. The current set covers well-documented inter-discipline failure mechanisms but is not exhaustive.</w:delText>
        </w:r>
      </w:del>
    </w:p>
    <w:p>
      <w:pPr>
        <w:rPr>
          <w:del w:id="666" w:author="Yuyong Kim" w:date="2026-05-10T00:00:00Z"/>
        </w:rPr>
      </w:pPr>
      <w:del w:id="665" w:author="Yuyong Kim" w:date="2026-05-10T00:00:00Z">
        <w:r>
          <w:delText xml:space="preserve">Internal baselines only. Comparison against existing industrial engineering review workflows has not been performed. The ablation baselines quantify the incremental contribution of specific system components rather than comparative advantage over external tools.</w:delText>
        </w:r>
      </w:del>
    </w:p>
    <w:p>
      <w:pPr>
        <w:rPr>
          <w:del w:id="668" w:author="Yuyong Kim" w:date="2026-05-10T00:00:00Z"/>
        </w:rPr>
      </w:pPr>
      <w:del w:id="667" w:author="Yuyong Kim" w:date="2026-05-10T00:00:00Z">
        <w:r>
          <w:delText xml:space="preserve">Future directions: - Field pilot with real plant data from both design and in-service inspection contexts. - Integration with RBI (Risk-Based Inspection) and HAZOP (Hazard and Operability) workflows. - Semantic vector search using a Korean embedding model for GPU-capable deployments. - Evaluation of the jurisdiction compliance gap in other national contexts (EU PED, Chinese GB, Saudi regulations).</w:delText>
        </w:r>
      </w:del>
    </w:p>
    <w:p>
      <w:pPr>
        <w:rPr>
          <w:del w:id="670" w:author="Yuyong Kim" w:date="2026-05-10T00:00:00Z"/>
        </w:rPr>
      </w:pPr>
      <w:del w:id="669" w:author="Yuyong Kim" w:date="2026-05-10T00:00:00Z">
        <w:r>
          <w:delText xml:space="preserve">10. Conclusion</w:delText>
        </w:r>
      </w:del>
    </w:p>
    <w:p>
      <w:pPr>
        <w:rPr>
          <w:del w:id="672" w:author="Yuyong Kim" w:date="2026-05-10T00:00:00Z"/>
        </w:rPr>
      </w:pPr>
      <w:del w:id="671" w:author="Yuyong Kim" w:date="2026-05-10T00:00:00Z">
        <w:r>
          <w:delText xml:space="preserve">This paper has introduced the concept of the jurisdiction compliance gap and presented a proof-of-feasibility expert verification system that detects it automatically. The system integrates seven domain calculation engines, a four-layer hybrid verification model with K-voting consensus, a cross-discipline coupling validator, and a KOSHA regulatory RAG layer. It is positioned as a verification layer for screening regulatory omissions and inter-discipline blind spots, not as a replacement for detailed engineering design.</w:delText>
        </w:r>
      </w:del>
    </w:p>
    <w:p>
      <w:pPr>
        <w:rPr>
          <w:del w:id="674" w:author="Yuyong Kim" w:date="2026-05-10T00:00:00Z"/>
        </w:rPr>
      </w:pPr>
      <w:del w:id="673" w:author="Yuyong Kim" w:date="2026-05-10T00:00:00Z">
        <w:r>
          <w:delText xml:space="preserve">Key findings: - Cross-discipline coupling validation identified 25 additional hazard scenarios in a 60-scenario ablation that single-domain calculations structurally miss, with zero false positives on standard-aligned cases. - Concept-aware regulatory retrieval improved Recall@1 from 0.44 to 0.74 and MRR@10 from 0.5744 to 0.7933 over plain full-text search. - Three case studies illustrate that ASME/API-compliant calculations can leave Korean-jurisdiction obligations unaddressed, including Article 256 corrosion-prevention requirements — a finding with direct implications for PSM-based loss prevention.</w:delText>
        </w:r>
      </w:del>
    </w:p>
    <w:p>
      <w:pPr>
        <w:rPr>
          <w:del w:id="676" w:author="Yuyong Kim" w:date="2026-05-10T00:00:00Z"/>
        </w:rPr>
      </w:pPr>
      <w:del w:id="675" w:author="Yuyong Kim" w:date="2026-05-10T00:00:00Z">
        <w:r>
          <w:delText xml:space="preserve">We hypothesise that the jurisdiction compliance gap is a structural property of how international codes and national regulations interact. It is likely not specific to Korea or to the engineering domains studied here. Any jurisdiction where national safety regulations augment international code calculations may exhibit analogous gaps. Automated detection of these gaps at the calculation stage—rather than at audit or after incident—represents a meaningful contribution to engineering expert systems and process safety management.</w:delText>
        </w:r>
      </w:del>
    </w:p>
    <w:p>
      <w:pPr>
        <w:rPr>
          <w:del w:id="678" w:author="Yuyong Kim" w:date="2026-05-10T00:00:00Z"/>
        </w:rPr>
      </w:pPr>
      <w:del w:id="677" w:author="Yuyong Kim" w:date="2026-05-10T00:00:00Z">
        <w:r>
          <w:delText xml:space="preserve">Code, datasets, and benchmark scripts will be made publicly available under the AGPL-3.0 license upon acceptance.</w:delText>
        </w:r>
      </w:del>
    </w:p>
    <w:p>
      <w:pPr>
        <w:rPr>
          <w:del w:id="680" w:author="Yuyong Kim" w:date="2026-05-10T00:00:00Z"/>
        </w:rPr>
      </w:pPr>
      <w:del w:id="679" w:author="Yuyong Kim" w:date="2026-05-10T00:00:00Z">
        <w:r>
          <w:delText xml:space="preserve">Code and Data Availability</w:delText>
        </w:r>
      </w:del>
    </w:p>
    <w:p>
      <w:pPr>
        <w:rPr>
          <w:del w:id="682" w:author="Yuyong Kim" w:date="2026-05-10T00:00:00Z"/>
        </w:rPr>
      </w:pPr>
      <w:del w:id="681" w:author="Yuyong Kim" w:date="2026-05-10T00:00:00Z">
        <w:r>
          <w:delText xml:space="preserve">Source code, golden datasets, benchmark scripts, and the KOSHA regulatory corpus index will be made publicly available at https://github.com/yuyongkim/did-you-check-kosha under the AGPL-3.0 license upon acceptance. A code-to-paper mapping document is included in the repository (docs/publication/CODE_MAP.md).</w:delText>
        </w:r>
      </w:del>
    </w:p>
    <w:p>
      <w:pPr>
        <w:rPr>
          <w:del w:id="684" w:author="Yuyong Kim" w:date="2026-05-10T00:00:00Z"/>
        </w:rPr>
      </w:pPr>
      <w:del w:id="683" w:author="Yuyong Kim" w:date="2026-05-10T00:00:00Z">
        <w:r>
          <w:delText xml:space="preserve">CRediT Authorship Contribution Statement</w:delText>
        </w:r>
      </w:del>
    </w:p>
    <w:p>
      <w:pPr>
        <w:rPr>
          <w:del w:id="686" w:author="Yuyong Kim" w:date="2026-05-10T00:00:00Z"/>
        </w:rPr>
      </w:pPr>
      <w:del w:id="685" w:author="Yuyong Kim" w:date="2026-05-10T00:00:00Z">
        <w:r>
          <w:delText xml:space="preserve">Yuyong Kim: Conceptualization, Methodology, Software, Validation, Formal analysis, Investigation, Data curation, Writing – original draft, Writing – review &amp; editing, Visualization.</w:delText>
        </w:r>
      </w:del>
    </w:p>
    <w:p>
      <w:pPr>
        <w:rPr>
          <w:del w:id="688" w:author="Yuyong Kim" w:date="2026-05-10T00:00:00Z"/>
        </w:rPr>
      </w:pPr>
      <w:del w:id="687" w:author="Yuyong Kim" w:date="2026-05-10T00:00:00Z">
        <w:r>
          <w:delText xml:space="preserve">Declaration of Competing Interest</w:delText>
        </w:r>
      </w:del>
    </w:p>
    <w:p>
      <w:pPr>
        <w:rPr>
          <w:del w:id="690" w:author="Yuyong Kim" w:date="2026-05-10T00:00:00Z"/>
        </w:rPr>
      </w:pPr>
      <w:del w:id="689" w:author="Yuyong Kim" w:date="2026-05-10T00:00:00Z">
        <w:r>
          <w:delText xml:space="preserve">The author declares no known competing financial interests or personal relationships that could have appeared to influence this work.</w:delText>
        </w:r>
      </w:del>
    </w:p>
    <w:p>
      <w:pPr>
        <w:rPr>
          <w:del w:id="692" w:author="Yuyong Kim" w:date="2026-05-10T00:00:00Z"/>
        </w:rPr>
      </w:pPr>
      <w:del w:id="691" w:author="Yuyong Kim" w:date="2026-05-10T00:00:00Z">
        <w:r>
          <w:delText xml:space="preserve">Acknowledgements</w:delText>
        </w:r>
      </w:del>
    </w:p>
    <w:p>
      <w:pPr>
        <w:rPr>
          <w:del w:id="694" w:author="Yuyong Kim" w:date="2026-05-10T00:00:00Z"/>
        </w:rPr>
      </w:pPr>
      <w:del w:id="693" w:author="Yuyong Kim" w:date="2026-05-10T00:00:00Z">
        <w:r>
          <w:delText xml:space="preserve">References</w:delText>
        </w:r>
      </w:del>
    </w:p>
    <w:p>
      <w:pPr>
        <w:rPr>
          <w:del w:id="696" w:author="Yuyong Kim" w:date="2026-05-10T00:00:00Z"/>
        </w:rPr>
      </w:pPr>
      <w:del w:id="695" w:author="Yuyong Kim" w:date="2026-05-10T00:00:00Z">
        <w:r>
          <w:delText xml:space="preserve">Jones, J.F. et al., 2025. AI for asset integrity management of offshore oil and gas pipelines. Life Cycle Reliability and Safety Engineering.</w:delText>
        </w:r>
      </w:del>
    </w:p>
    <w:p>
      <w:pPr>
        <w:rPr>
          <w:del w:id="698" w:author="Yuyong Kim" w:date="2026-05-10T00:00:00Z"/>
        </w:rPr>
      </w:pPr>
      <w:del w:id="697" w:author="Yuyong Kim" w:date="2026-05-10T00:00:00Z">
        <w:r>
          <w:delText xml:space="preserve">Lee, J., Ahn, S., 2025. AI Prototype for Construction Safety Guidelines via Fine-Tuning LLM. Korean J. Constr. Eng. Mgmt. 26 (2), 20–31.</w:delText>
        </w:r>
      </w:del>
    </w:p>
    <w:p>
      <w:pPr>
        <w:rPr>
          <w:del w:id="700" w:author="Yuyong Kim" w:date="2026-05-10T00:00:00Z"/>
        </w:rPr>
      </w:pPr>
      <w:del w:id="699" w:author="Yuyong Kim" w:date="2026-05-10T00:00:00Z">
        <w:r>
          <w:delText xml:space="preserve">Lewis, P. et al., 2020. Retrieval-Augmented Generation for Knowledge-Intensive NLP Tasks. NeurIPS 2020, 33, 9459–9474.</w:delText>
        </w:r>
      </w:del>
    </w:p>
    <w:p>
      <w:pPr>
        <w:rPr>
          <w:del w:id="702" w:author="Yuyong Kim" w:date="2026-05-10T00:00:00Z"/>
        </w:rPr>
      </w:pPr>
      <w:del w:id="701" w:author="Yuyong Kim" w:date="2026-05-10T00:00:00Z">
        <w:r>
          <w:delText xml:space="preserve">Selvam, D.C. et al., 2026. AI in process safety: opportunities, challenges, and future directions. J. Loss Prevention in the Process Industries (in press).</w:delText>
        </w:r>
      </w:del>
    </w:p>
    <w:p>
      <w:pPr>
        <w:rPr>
          <w:del w:id="704" w:author="Yuyong Kim" w:date="2026-05-10T00:00:00Z"/>
        </w:rPr>
      </w:pPr>
      <w:del w:id="703" w:author="Yuyong Kim" w:date="2026-05-10T00:00:00Z">
        <w:r>
          <w:delText xml:space="preserve">Walavalkar, V. et al., 2021. ML and DL in Chemical Health and Safety: A Systematic Review. ACS Chem. Health Saf.</w:delText>
        </w:r>
      </w:del>
    </w:p>
    <w:p>
      <w:pPr>
        <w:rPr>
          <w:del w:id="706" w:author="Yuyong Kim" w:date="2026-05-10T00:00:00Z"/>
        </w:rPr>
      </w:pPr>
      <w:del w:id="705" w:author="Yuyong Kim" w:date="2026-05-10T00:00:00Z">
        <w:r>
          <w:delText xml:space="preserve">Walker, C. et al., 2026. RAGuard: Safe RAG for LLMs. IMBSA 2025, LNCS 15755 (in press).</w:delText>
        </w:r>
      </w:del>
    </w:p>
    <w:p>
      <w:pPr>
        <w:rPr>
          <w:del w:id="708" w:author="Yuyong Kim" w:date="2026-05-10T00:00:00Z"/>
        </w:rPr>
      </w:pPr>
      <w:del w:id="707" w:author="Yuyong Kim" w:date="2026-05-10T00:00:00Z">
        <w:r>
          <w:delText xml:space="preserve">Woo, T. et al., 2025. Leveraging Generative AI and LLM for Process Systems Engineering. Korean J. Chem. Eng. 42, 2787–2808.</w:delText>
        </w:r>
      </w:del>
    </w:p>
    <w:p>
      <w:pPr>
        <w:rPr>
          <w:del w:id="710" w:author="Yuyong Kim" w:date="2026-05-10T00:00:00Z"/>
        </w:rPr>
      </w:pPr>
      <w:del w:id="709" w:author="Yuyong Kim" w:date="2026-05-10T00:00:00Z">
        <w:r>
          <w:delText xml:space="preserve">ASME, 2022. ASME B31.3-2022: Process Piping. ASME, New York.</w:delText>
        </w:r>
      </w:del>
    </w:p>
    <w:p>
      <w:pPr>
        <w:rPr>
          <w:del w:id="712" w:author="Yuyong Kim" w:date="2026-05-10T00:00:00Z"/>
        </w:rPr>
      </w:pPr>
      <w:del w:id="711" w:author="Yuyong Kim" w:date="2026-05-10T00:00:00Z">
        <w:r>
          <w:delText xml:space="preserve">KOSHA, 2026. KOSHA Guide Technical Regulations Portal. https://www.kosha.or.kr</w:delText>
        </w:r>
      </w:del>
    </w:p>
    <w:p>
      <w:pPr>
        <w:rPr>
          <w:del w:id="714" w:author="Yuyong Kim" w:date="2026-05-10T00:00:00Z"/>
        </w:rPr>
      </w:pPr>
      <w:del w:id="713" w:author="Yuyong Kim" w:date="2026-05-10T00:00:00Z">
        <w:r>
          <w:delText xml:space="preserve">Layer</w:delText>
        </w:r>
      </w:del>
    </w:p>
    <w:p>
      <w:pPr>
        <w:rPr>
          <w:del w:id="716" w:author="Yuyong Kim" w:date="2026-05-10T00:00:00Z"/>
        </w:rPr>
      </w:pPr>
      <w:del w:id="715" w:author="Yuyong Kim" w:date="2026-05-10T00:00:00Z">
        <w:r>
          <w:delText xml:space="preserve">Question Answered</w:delText>
        </w:r>
      </w:del>
    </w:p>
    <w:p>
      <w:pPr>
        <w:rPr>
          <w:del w:id="718" w:author="Yuyong Kim" w:date="2026-05-10T00:00:00Z"/>
        </w:rPr>
      </w:pPr>
      <w:del w:id="717" w:author="Yuyong Kim" w:date="2026-05-10T00:00:00Z">
        <w:r>
          <w:delText xml:space="preserve">Example</w:delText>
        </w:r>
      </w:del>
    </w:p>
    <w:p>
      <w:pPr>
        <w:rPr>
          <w:del w:id="720" w:author="Yuyong Kim" w:date="2026-05-10T00:00:00Z"/>
        </w:rPr>
      </w:pPr>
      <w:del w:id="719" w:author="Yuyong Kim" w:date="2026-05-10T00:00:00Z">
        <w:r>
          <w:delText xml:space="preserve">International code (ASME, API)</w:delText>
        </w:r>
      </w:del>
    </w:p>
    <w:p>
      <w:pPr>
        <w:rPr>
          <w:del w:id="722" w:author="Yuyong Kim" w:date="2026-05-10T00:00:00Z"/>
        </w:rPr>
      </w:pPr>
      <w:del w:id="721" w:author="Yuyong Kim" w:date="2026-05-10T00:00:00Z">
        <w:r>
          <w:delText xml:space="preserve">Is the component technically adequate?</w:delText>
        </w:r>
      </w:del>
    </w:p>
    <w:p>
      <w:pPr>
        <w:rPr>
          <w:del w:id="724" w:author="Yuyong Kim" w:date="2026-05-10T00:00:00Z"/>
        </w:rPr>
      </w:pPr>
      <w:del w:id="723" w:author="Yuyong Kim" w:date="2026-05-10T00:00:00Z">
        <w:r>
          <w:delText xml:space="preserve">Remaining life = 136.3 years → PASS</w:delText>
        </w:r>
      </w:del>
    </w:p>
    <w:p>
      <w:pPr>
        <w:rPr>
          <w:del w:id="726" w:author="Yuyong Kim" w:date="2026-05-10T00:00:00Z"/>
        </w:rPr>
      </w:pPr>
      <w:del w:id="725" w:author="Yuyong Kim" w:date="2026-05-10T00:00:00Z">
        <w:r>
          <w:delText xml:space="preserve">National regulation (KOSHA PSM)</w:delText>
        </w:r>
      </w:del>
    </w:p>
    <w:p>
      <w:pPr>
        <w:rPr>
          <w:del w:id="728" w:author="Yuyong Kim" w:date="2026-05-10T00:00:00Z"/>
        </w:rPr>
      </w:pPr>
      <w:del w:id="727" w:author="Yuyong Kim" w:date="2026-05-10T00:00:00Z">
        <w:r>
          <w:delText xml:space="preserve">Are procedural/documentation obligations met?</w:delText>
        </w:r>
      </w:del>
    </w:p>
    <w:p>
      <w:pPr>
        <w:rPr>
          <w:del w:id="730" w:author="Yuyong Kim" w:date="2026-05-10T00:00:00Z"/>
        </w:rPr>
      </w:pPr>
      <w:del w:id="729" w:author="Yuyong Kim" w:date="2026-05-10T00:00:00Z">
        <w:r>
          <w:delText xml:space="preserve">RL &gt; threshold → mandatory documentation per M-69-2012</w:delText>
        </w:r>
      </w:del>
    </w:p>
    <w:p>
      <w:pPr>
        <w:rPr>
          <w:del w:id="732" w:author="Yuyong Kim" w:date="2026-05-10T00:00:00Z"/>
        </w:rPr>
      </w:pPr>
      <w:del w:id="731" w:author="Yuyong Kim" w:date="2026-05-10T00:00:00Z">
        <w:r>
          <w:delText xml:space="preserve">Domain</w:delText>
        </w:r>
      </w:del>
    </w:p>
    <w:p>
      <w:pPr>
        <w:rPr>
          <w:del w:id="734" w:author="Yuyong Kim" w:date="2026-05-10T00:00:00Z"/>
        </w:rPr>
      </w:pPr>
      <w:del w:id="733" w:author="Yuyong Kim" w:date="2026-05-10T00:00:00Z">
        <w:r>
          <w:delText xml:space="preserve">Standards</w:delText>
        </w:r>
      </w:del>
    </w:p>
    <w:p>
      <w:pPr>
        <w:rPr>
          <w:del w:id="736" w:author="Yuyong Kim" w:date="2026-05-10T00:00:00Z"/>
        </w:rPr>
      </w:pPr>
      <w:del w:id="735" w:author="Yuyong Kim" w:date="2026-05-10T00:00:00Z">
        <w:r>
          <w:delText xml:space="preserve">Key Outputs</w:delText>
        </w:r>
      </w:del>
    </w:p>
    <w:p>
      <w:pPr>
        <w:rPr>
          <w:del w:id="738" w:author="Yuyong Kim" w:date="2026-05-10T00:00:00Z"/>
        </w:rPr>
      </w:pPr>
      <w:del w:id="737" w:author="Yuyong Kim" w:date="2026-05-10T00:00:00Z">
        <w:r>
          <w:delText xml:space="preserve">Piping</w:delText>
        </w:r>
      </w:del>
    </w:p>
    <w:p>
      <w:pPr>
        <w:rPr>
          <w:del w:id="740" w:author="Yuyong Kim" w:date="2026-05-10T00:00:00Z"/>
        </w:rPr>
      </w:pPr>
      <w:del w:id="739" w:author="Yuyong Kim" w:date="2026-05-10T00:00:00Z">
        <w:r>
          <w:delText xml:space="preserve">ASME B31.3, API 570</w:delText>
        </w:r>
      </w:del>
    </w:p>
    <w:p>
      <w:pPr>
        <w:rPr>
          <w:del w:id="742" w:author="Yuyong Kim" w:date="2026-05-10T00:00:00Z"/>
        </w:rPr>
      </w:pPr>
      <w:del w:id="741" w:author="Yuyong Kim" w:date="2026-05-10T00:00:00Z">
        <w:r>
          <w:delText xml:space="preserve">Wall thickness, hoop stress, remaining life, inspection interval</w:delText>
        </w:r>
      </w:del>
    </w:p>
    <w:p>
      <w:pPr>
        <w:rPr>
          <w:del w:id="744" w:author="Yuyong Kim" w:date="2026-05-10T00:00:00Z"/>
        </w:rPr>
      </w:pPr>
      <w:del w:id="743" w:author="Yuyong Kim" w:date="2026-05-10T00:00:00Z">
        <w:r>
          <w:delText xml:space="preserve">Pressure Vessels</w:delText>
        </w:r>
      </w:del>
    </w:p>
    <w:p>
      <w:pPr>
        <w:rPr>
          <w:del w:id="746" w:author="Yuyong Kim" w:date="2026-05-10T00:00:00Z"/>
        </w:rPr>
      </w:pPr>
      <w:del w:id="745" w:author="Yuyong Kim" w:date="2026-05-10T00:00:00Z">
        <w:r>
          <w:delText xml:space="preserve">ASME VIII Div.1, API 510, API 579-1</w:delText>
        </w:r>
      </w:del>
    </w:p>
    <w:p>
      <w:pPr>
        <w:rPr>
          <w:del w:id="748" w:author="Yuyong Kim" w:date="2026-05-10T00:00:00Z"/>
        </w:rPr>
      </w:pPr>
      <w:del w:id="747" w:author="Yuyong Kim" w:date="2026-05-10T00:00:00Z">
        <w:r>
          <w:delText xml:space="preserve">Shell thickness, FFS screening, remaining life</w:delText>
        </w:r>
      </w:del>
    </w:p>
    <w:p>
      <w:pPr>
        <w:rPr>
          <w:del w:id="750" w:author="Yuyong Kim" w:date="2026-05-10T00:00:00Z"/>
        </w:rPr>
      </w:pPr>
      <w:del w:id="749" w:author="Yuyong Kim" w:date="2026-05-10T00:00:00Z">
        <w:r>
          <w:delText xml:space="preserve">Rotating Equipment</w:delText>
        </w:r>
      </w:del>
    </w:p>
    <w:p>
      <w:pPr>
        <w:rPr>
          <w:del w:id="752" w:author="Yuyong Kim" w:date="2026-05-10T00:00:00Z"/>
        </w:rPr>
      </w:pPr>
      <w:del w:id="751" w:author="Yuyong Kim" w:date="2026-05-10T00:00:00Z">
        <w:r>
          <w:delText xml:space="preserve">API 610, 617, 670</w:delText>
        </w:r>
      </w:del>
    </w:p>
    <w:p>
      <w:pPr>
        <w:rPr>
          <w:del w:id="754" w:author="Yuyong Kim" w:date="2026-05-10T00:00:00Z"/>
        </w:rPr>
      </w:pPr>
      <w:del w:id="753" w:author="Yuyong Kim" w:date="2026-05-10T00:00:00Z">
        <w:r>
          <w:delText xml:space="preserve">Vibration limits, bearing health, steam state screening</w:delText>
        </w:r>
      </w:del>
    </w:p>
    <w:p>
      <w:pPr>
        <w:rPr>
          <w:del w:id="756" w:author="Yuyong Kim" w:date="2026-05-10T00:00:00Z"/>
        </w:rPr>
      </w:pPr>
      <w:del w:id="755" w:author="Yuyong Kim" w:date="2026-05-10T00:00:00Z">
        <w:r>
          <w:delText xml:space="preserve">Electrical</w:delText>
        </w:r>
      </w:del>
    </w:p>
    <w:p>
      <w:pPr>
        <w:rPr>
          <w:del w:id="758" w:author="Yuyong Kim" w:date="2026-05-10T00:00:00Z"/>
        </w:rPr>
      </w:pPr>
      <w:del w:id="757" w:author="Yuyong Kim" w:date="2026-05-10T00:00:00Z">
        <w:r>
          <w:delText xml:space="preserve">IEEE C57.104, 1584-2018</w:delText>
        </w:r>
      </w:del>
    </w:p>
    <w:p>
      <w:pPr>
        <w:rPr>
          <w:del w:id="760" w:author="Yuyong Kim" w:date="2026-05-10T00:00:00Z"/>
        </w:rPr>
      </w:pPr>
      <w:del w:id="759" w:author="Yuyong Kim" w:date="2026-05-10T00:00:00Z">
        <w:r>
          <w:delText xml:space="preserve">Transformer HI, arc-flash energy, PPE category</w:delText>
        </w:r>
      </w:del>
    </w:p>
    <w:p>
      <w:pPr>
        <w:rPr>
          <w:del w:id="762" w:author="Yuyong Kim" w:date="2026-05-10T00:00:00Z"/>
        </w:rPr>
      </w:pPr>
      <w:del w:id="761" w:author="Yuyong Kim" w:date="2026-05-10T00:00:00Z">
        <w:r>
          <w:delText xml:space="preserve">Instrumentation</w:delText>
        </w:r>
      </w:del>
    </w:p>
    <w:p>
      <w:pPr>
        <w:rPr>
          <w:del w:id="764" w:author="Yuyong Kim" w:date="2026-05-10T00:00:00Z"/>
        </w:rPr>
      </w:pPr>
      <w:del w:id="763" w:author="Yuyong Kim" w:date="2026-05-10T00:00:00Z">
        <w:r>
          <w:delText xml:space="preserve">IEC 61511, ISA-TR84.00.02</w:delText>
        </w:r>
      </w:del>
    </w:p>
    <w:p>
      <w:pPr>
        <w:rPr>
          <w:del w:id="766" w:author="Yuyong Kim" w:date="2026-05-10T00:00:00Z"/>
        </w:rPr>
      </w:pPr>
      <w:del w:id="765" w:author="Yuyong Kim" w:date="2026-05-10T00:00:00Z">
        <w:r>
          <w:delText xml:space="preserve">PFDavg, SIL verification, calibration health</w:delText>
        </w:r>
      </w:del>
    </w:p>
    <w:p>
      <w:pPr>
        <w:rPr>
          <w:del w:id="768" w:author="Yuyong Kim" w:date="2026-05-10T00:00:00Z"/>
        </w:rPr>
      </w:pPr>
      <w:del w:id="767" w:author="Yuyong Kim" w:date="2026-05-10T00:00:00Z">
        <w:r>
          <w:delText xml:space="preserve">Structural Steel</w:delText>
        </w:r>
      </w:del>
    </w:p>
    <w:p>
      <w:pPr>
        <w:rPr>
          <w:del w:id="770" w:author="Yuyong Kim" w:date="2026-05-10T00:00:00Z"/>
        </w:rPr>
      </w:pPr>
      <w:del w:id="769" w:author="Yuyong Kim" w:date="2026-05-10T00:00:00Z">
        <w:r>
          <w:delText xml:space="preserve">AISC 360</w:delText>
        </w:r>
      </w:del>
    </w:p>
    <w:p>
      <w:pPr>
        <w:rPr>
          <w:del w:id="772" w:author="Yuyong Kim" w:date="2026-05-10T00:00:00Z"/>
        </w:rPr>
      </w:pPr>
      <w:del w:id="771" w:author="Yuyong Kim" w:date="2026-05-10T00:00:00Z">
        <w:r>
          <w:delText xml:space="preserve">D/C ratio, section loss, fatigue assessment</w:delText>
        </w:r>
      </w:del>
    </w:p>
    <w:p>
      <w:pPr>
        <w:rPr>
          <w:del w:id="774" w:author="Yuyong Kim" w:date="2026-05-10T00:00:00Z"/>
        </w:rPr>
      </w:pPr>
      <w:del w:id="773" w:author="Yuyong Kim" w:date="2026-05-10T00:00:00Z">
        <w:r>
          <w:delText xml:space="preserve">Civil / Concrete</w:delText>
        </w:r>
      </w:del>
    </w:p>
    <w:p>
      <w:pPr>
        <w:rPr>
          <w:del w:id="776" w:author="Yuyong Kim" w:date="2026-05-10T00:00:00Z"/>
        </w:rPr>
      </w:pPr>
      <w:del w:id="775" w:author="Yuyong Kim" w:date="2026-05-10T00:00:00Z">
        <w:r>
          <w:delText xml:space="preserve">ACI 318, 562</w:delText>
        </w:r>
      </w:del>
    </w:p>
    <w:p>
      <w:pPr>
        <w:rPr>
          <w:del w:id="778" w:author="Yuyong Kim" w:date="2026-05-10T00:00:00Z"/>
        </w:rPr>
      </w:pPr>
      <w:del w:id="777" w:author="Yuyong Kim" w:date="2026-05-10T00:00:00Z">
        <w:r>
          <w:delText xml:space="preserve">Flexure D/C, carbonation depth, repair priority</w:delText>
        </w:r>
      </w:del>
    </w:p>
    <w:p>
      <w:pPr>
        <w:rPr>
          <w:del w:id="780" w:author="Yuyong Kim" w:date="2026-05-10T00:00:00Z"/>
        </w:rPr>
      </w:pPr>
      <w:del w:id="779" w:author="Yuyong Kim" w:date="2026-05-10T00:00:00Z">
        <w:r>
          <w:delText xml:space="preserve">Pair</w:delText>
        </w:r>
      </w:del>
    </w:p>
    <w:p>
      <w:pPr>
        <w:rPr>
          <w:del w:id="782" w:author="Yuyong Kim" w:date="2026-05-10T00:00:00Z"/>
        </w:rPr>
      </w:pPr>
      <w:del w:id="781" w:author="Yuyong Kim" w:date="2026-05-10T00:00:00Z">
        <w:r>
          <w:delText xml:space="preserve">Coupling Mechanism</w:delText>
        </w:r>
      </w:del>
    </w:p>
    <w:p>
      <w:pPr>
        <w:rPr>
          <w:del w:id="784" w:author="Yuyong Kim" w:date="2026-05-10T00:00:00Z"/>
        </w:rPr>
      </w:pPr>
      <w:del w:id="783" w:author="Yuyong Kim" w:date="2026-05-10T00:00:00Z">
        <w:r>
          <w:delText xml:space="preserve">Piping ↔ Vessel</w:delText>
        </w:r>
      </w:del>
    </w:p>
    <w:p>
      <w:pPr>
        <w:rPr>
          <w:del w:id="786" w:author="Yuyong Kim" w:date="2026-05-10T00:00:00Z"/>
        </w:rPr>
      </w:pPr>
      <w:del w:id="785" w:author="Yuyong Kim" w:date="2026-05-10T00:00:00Z">
        <w:r>
          <w:delText xml:space="preserve">Nozzle interface margin mismatch</w:delText>
        </w:r>
      </w:del>
    </w:p>
    <w:p>
      <w:pPr>
        <w:rPr>
          <w:del w:id="788" w:author="Yuyong Kim" w:date="2026-05-10T00:00:00Z"/>
        </w:rPr>
      </w:pPr>
      <w:del w:id="787" w:author="Yuyong Kim" w:date="2026-05-10T00:00:00Z">
        <w:r>
          <w:delText xml:space="preserve">Piping ↔ Rotating</w:delText>
        </w:r>
      </w:del>
    </w:p>
    <w:p>
      <w:pPr>
        <w:rPr>
          <w:del w:id="790" w:author="Yuyong Kim" w:date="2026-05-10T00:00:00Z"/>
        </w:rPr>
      </w:pPr>
      <w:del w:id="789" w:author="Yuyong Kim" w:date="2026-05-10T00:00:00Z">
        <w:r>
          <w:delText xml:space="preserve">Nozzle load → bearing degradation</w:delText>
        </w:r>
      </w:del>
    </w:p>
    <w:p>
      <w:pPr>
        <w:rPr>
          <w:del w:id="792" w:author="Yuyong Kim" w:date="2026-05-10T00:00:00Z"/>
        </w:rPr>
      </w:pPr>
      <w:del w:id="791" w:author="Yuyong Kim" w:date="2026-05-10T00:00:00Z">
        <w:r>
          <w:delText xml:space="preserve">Electrical ↔ Rotating</w:delText>
        </w:r>
      </w:del>
    </w:p>
    <w:p>
      <w:pPr>
        <w:rPr>
          <w:del w:id="794" w:author="Yuyong Kim" w:date="2026-05-10T00:00:00Z"/>
        </w:rPr>
      </w:pPr>
      <w:del w:id="793" w:author="Yuyong Kim" w:date="2026-05-10T00:00:00Z">
        <w:r>
          <w:delText xml:space="preserve">Harmonic distortion → bearing temperature</w:delText>
        </w:r>
      </w:del>
    </w:p>
    <w:p>
      <w:pPr>
        <w:rPr>
          <w:del w:id="796" w:author="Yuyong Kim" w:date="2026-05-10T00:00:00Z"/>
        </w:rPr>
      </w:pPr>
      <w:del w:id="795" w:author="Yuyong Kim" w:date="2026-05-10T00:00:00Z">
        <w:r>
          <w:delText xml:space="preserve">Civil ↔ Rotating</w:delText>
        </w:r>
      </w:del>
    </w:p>
    <w:p>
      <w:pPr>
        <w:rPr>
          <w:del w:id="798" w:author="Yuyong Kim" w:date="2026-05-10T00:00:00Z"/>
        </w:rPr>
      </w:pPr>
      <w:del w:id="797" w:author="Yuyong Kim" w:date="2026-05-10T00:00:00Z">
        <w:r>
          <w:delText xml:space="preserve">Foundation settlement → alignment failure</w:delText>
        </w:r>
      </w:del>
    </w:p>
    <w:p>
      <w:pPr>
        <w:rPr>
          <w:del w:id="800" w:author="Yuyong Kim" w:date="2026-05-10T00:00:00Z"/>
        </w:rPr>
      </w:pPr>
      <w:del w:id="799" w:author="Yuyong Kim" w:date="2026-05-10T00:00:00Z">
        <w:r>
          <w:delText xml:space="preserve">Electrical ↔ Instrumentation</w:delText>
        </w:r>
      </w:del>
    </w:p>
    <w:p>
      <w:pPr>
        <w:rPr>
          <w:del w:id="802" w:author="Yuyong Kim" w:date="2026-05-10T00:00:00Z"/>
        </w:rPr>
      </w:pPr>
      <w:del w:id="801" w:author="Yuyong Kim" w:date="2026-05-10T00:00:00Z">
        <w:r>
          <w:delText xml:space="preserve">Power quality → signal integrity</w:delText>
        </w:r>
      </w:del>
    </w:p>
    <w:p>
      <w:pPr>
        <w:rPr>
          <w:del w:id="804" w:author="Yuyong Kim" w:date="2026-05-10T00:00:00Z"/>
        </w:rPr>
      </w:pPr>
      <w:del w:id="803" w:author="Yuyong Kim" w:date="2026-05-10T00:00:00Z">
        <w:r>
          <w:delText xml:space="preserve">Steel ↔ Civil</w:delText>
        </w:r>
      </w:del>
    </w:p>
    <w:p>
      <w:pPr>
        <w:rPr>
          <w:del w:id="806" w:author="Yuyong Kim" w:date="2026-05-10T00:00:00Z"/>
        </w:rPr>
      </w:pPr>
      <w:del w:id="805" w:author="Yuyong Kim" w:date="2026-05-10T00:00:00Z">
        <w:r>
          <w:delText xml:space="preserve">Structural capacity → foundation demand</w:delText>
        </w:r>
      </w:del>
    </w:p>
    <w:p>
      <w:pPr>
        <w:rPr>
          <w:del w:id="808" w:author="Yuyong Kim" w:date="2026-05-10T00:00:00Z"/>
        </w:rPr>
      </w:pPr>
      <w:del w:id="807" w:author="Yuyong Kim" w:date="2026-05-10T00:00:00Z">
        <w:r>
          <w:delText xml:space="preserve">Vessel ↔ Piping</w:delText>
        </w:r>
      </w:del>
    </w:p>
    <w:p>
      <w:pPr>
        <w:rPr>
          <w:del w:id="810" w:author="Yuyong Kim" w:date="2026-05-10T00:00:00Z"/>
        </w:rPr>
      </w:pPr>
      <w:del w:id="809" w:author="Yuyong Kim" w:date="2026-05-10T00:00:00Z">
        <w:r>
          <w:delText xml:space="preserve">Nozzle load reciprocal check</w:delText>
        </w:r>
      </w:del>
    </w:p>
    <w:p>
      <w:pPr>
        <w:rPr>
          <w:del w:id="812" w:author="Yuyong Kim" w:date="2026-05-10T00:00:00Z"/>
        </w:rPr>
      </w:pPr>
      <w:del w:id="811" w:author="Yuyong Kim" w:date="2026-05-10T00:00:00Z">
        <w:r>
          <w:delText xml:space="preserve">Steel ↔ Rotating</w:delText>
        </w:r>
      </w:del>
    </w:p>
    <w:p>
      <w:pPr>
        <w:rPr>
          <w:del w:id="814" w:author="Yuyong Kim" w:date="2026-05-10T00:00:00Z"/>
        </w:rPr>
      </w:pPr>
      <w:del w:id="813" w:author="Yuyong Kim" w:date="2026-05-10T00:00:00Z">
        <w:r>
          <w:delText xml:space="preserve">Support structure → vibration transmission</w:delText>
        </w:r>
      </w:del>
    </w:p>
    <w:p>
      <w:pPr>
        <w:rPr>
          <w:del w:id="816" w:author="Yuyong Kim" w:date="2026-05-10T00:00:00Z"/>
        </w:rPr>
      </w:pPr>
      <w:del w:id="815" w:author="Yuyong Kim" w:date="2026-05-10T00:00:00Z">
        <w:r>
          <w:delText xml:space="preserve">Safety function → equipment condition</w:delText>
        </w:r>
      </w:del>
    </w:p>
    <w:p>
      <w:pPr>
        <w:rPr>
          <w:del w:id="818" w:author="Yuyong Kim" w:date="2026-05-10T00:00:00Z"/>
        </w:rPr>
      </w:pPr>
      <w:del w:id="817" w:author="Yuyong Kim" w:date="2026-05-10T00:00:00Z">
        <w:r>
          <w:delText xml:space="preserve">Civil ↔ Piping</w:delText>
        </w:r>
      </w:del>
    </w:p>
    <w:p>
      <w:pPr>
        <w:rPr>
          <w:del w:id="820" w:author="Yuyong Kim" w:date="2026-05-10T00:00:00Z"/>
        </w:rPr>
      </w:pPr>
      <w:del w:id="819" w:author="Yuyong Kim" w:date="2026-05-10T00:00:00Z">
        <w:r>
          <w:delText xml:space="preserve">Settlement → pipe stress</w:delText>
        </w:r>
      </w:del>
    </w:p>
    <w:p>
      <w:pPr>
        <w:rPr>
          <w:del w:id="822" w:author="Yuyong Kim" w:date="2026-05-10T00:00:00Z"/>
        </w:rPr>
      </w:pPr>
      <w:del w:id="821" w:author="Yuyong Kim" w:date="2026-05-10T00:00:00Z">
        <w:r>
          <w:delText xml:space="preserve">Discipline</w:delText>
        </w:r>
      </w:del>
    </w:p>
    <w:p>
      <w:pPr>
        <w:rPr>
          <w:del w:id="824" w:author="Yuyong Kim" w:date="2026-05-10T00:00:00Z"/>
        </w:rPr>
      </w:pPr>
      <w:del w:id="823" w:author="Yuyong Kim" w:date="2026-05-10T00:00:00Z">
        <w:r>
          <w:delText xml:space="preserve">Standard</w:delText>
        </w:r>
      </w:del>
    </w:p>
    <w:p>
      <w:pPr>
        <w:rPr>
          <w:del w:id="826" w:author="Yuyong Kim" w:date="2026-05-10T00:00:00Z"/>
        </w:rPr>
      </w:pPr>
      <w:del w:id="825" w:author="Yuyong Kim" w:date="2026-05-10T00:00:00Z">
        <w:r>
          <w:delText xml:space="preserve">Boundary</w:delText>
        </w:r>
      </w:del>
    </w:p>
    <w:p>
      <w:pPr>
        <w:rPr>
          <w:del w:id="828" w:author="Yuyong Kim" w:date="2026-05-10T00:00:00Z"/>
        </w:rPr>
      </w:pPr>
      <w:del w:id="827" w:author="Yuyong Kim" w:date="2026-05-10T00:00:00Z">
        <w:r>
          <w:delText xml:space="preserve">Failure</w:delText>
        </w:r>
      </w:del>
    </w:p>
    <w:p>
      <w:pPr>
        <w:rPr>
          <w:del w:id="830" w:author="Yuyong Kim" w:date="2026-05-10T00:00:00Z"/>
        </w:rPr>
      </w:pPr>
      <w:del w:id="829" w:author="Yuyong Kim" w:date="2026-05-10T00:00:00Z">
        <w:r>
          <w:delText xml:space="preserve">Composite</w:delText>
        </w:r>
      </w:del>
    </w:p>
    <w:p>
      <w:pPr>
        <w:rPr>
          <w:del w:id="832" w:author="Yuyong Kim" w:date="2026-05-10T00:00:00Z"/>
        </w:rPr>
      </w:pPr>
      <w:del w:id="831" w:author="Yuyong Kim" w:date="2026-05-10T00:00:00Z">
        <w:r>
          <w:delText xml:space="preserve">Total</w:delText>
        </w:r>
      </w:del>
    </w:p>
    <w:p>
      <w:pPr>
        <w:rPr>
          <w:del w:id="834" w:author="Yuyong Kim" w:date="2026-05-10T00:00:00Z"/>
        </w:rPr>
      </w:pPr>
      <w:del w:id="833" w:author="Yuyong Kim" w:date="2026-05-10T00:00:00Z">
        <w:r>
          <w:delText xml:space="preserve">Piping</w:delText>
        </w:r>
      </w:del>
    </w:p>
    <w:p>
      <w:pPr>
        <w:rPr>
          <w:del w:id="836" w:author="Yuyong Kim" w:date="2026-05-10T00:00:00Z"/>
        </w:rPr>
      </w:pPr>
      <w:del w:id="835" w:author="Yuyong Kim" w:date="2026-05-10T00:00:00Z">
        <w:r>
          <w:delText xml:space="preserve">20</w:delText>
        </w:r>
      </w:del>
    </w:p>
    <w:p>
      <w:pPr>
        <w:rPr>
          <w:del w:id="838" w:author="Yuyong Kim" w:date="2026-05-10T00:00:00Z"/>
        </w:rPr>
      </w:pPr>
      <w:del w:id="837" w:author="Yuyong Kim" w:date="2026-05-10T00:00:00Z">
        <w:r>
          <w:delText xml:space="preserve">15</w:delText>
        </w:r>
      </w:del>
    </w:p>
    <w:p>
      <w:pPr>
        <w:rPr>
          <w:del w:id="840" w:author="Yuyong Kim" w:date="2026-05-10T00:00:00Z"/>
        </w:rPr>
      </w:pPr>
      <w:del w:id="839" w:author="Yuyong Kim" w:date="2026-05-10T00:00:00Z">
        <w:r>
          <w:delText xml:space="preserve">10</w:delText>
        </w:r>
      </w:del>
    </w:p>
    <w:p>
      <w:pPr>
        <w:rPr>
          <w:del w:id="842" w:author="Yuyong Kim" w:date="2026-05-10T00:00:00Z"/>
        </w:rPr>
      </w:pPr>
      <w:del w:id="841" w:author="Yuyong Kim" w:date="2026-05-10T00:00:00Z">
        <w:r>
          <w:delText xml:space="preserve">5</w:delText>
        </w:r>
      </w:del>
    </w:p>
    <w:p>
      <w:pPr>
        <w:rPr>
          <w:del w:id="844" w:author="Yuyong Kim" w:date="2026-05-10T00:00:00Z"/>
        </w:rPr>
      </w:pPr>
      <w:del w:id="843" w:author="Yuyong Kim" w:date="2026-05-10T00:00:00Z">
        <w:r>
          <w:delText xml:space="preserve">50</w:delText>
        </w:r>
      </w:del>
    </w:p>
    <w:p>
      <w:pPr>
        <w:rPr>
          <w:del w:id="846" w:author="Yuyong Kim" w:date="2026-05-10T00:00:00Z"/>
        </w:rPr>
      </w:pPr>
      <w:del w:id="845" w:author="Yuyong Kim" w:date="2026-05-10T00:00:00Z">
        <w:r>
          <w:delText xml:space="preserve">Vessel</w:delText>
        </w:r>
      </w:del>
    </w:p>
    <w:p>
      <w:pPr>
        <w:rPr>
          <w:del w:id="848" w:author="Yuyong Kim" w:date="2026-05-10T00:00:00Z"/>
        </w:rPr>
      </w:pPr>
      <w:del w:id="847" w:author="Yuyong Kim" w:date="2026-05-10T00:00:00Z">
        <w:r>
          <w:delText xml:space="preserve">18</w:delText>
        </w:r>
      </w:del>
    </w:p>
    <w:p>
      <w:pPr>
        <w:rPr>
          <w:del w:id="850" w:author="Yuyong Kim" w:date="2026-05-10T00:00:00Z"/>
        </w:rPr>
      </w:pPr>
      <w:del w:id="849" w:author="Yuyong Kim" w:date="2026-05-10T00:00:00Z">
        <w:r>
          <w:delText xml:space="preserve">7</w:delText>
        </w:r>
      </w:del>
    </w:p>
    <w:p>
      <w:pPr>
        <w:rPr>
          <w:del w:id="852" w:author="Yuyong Kim" w:date="2026-05-10T00:00:00Z"/>
        </w:rPr>
      </w:pPr>
      <w:del w:id="851" w:author="Yuyong Kim" w:date="2026-05-10T00:00:00Z">
        <w:r>
          <w:delText xml:space="preserve">5</w:delText>
        </w:r>
      </w:del>
    </w:p>
    <w:p>
      <w:pPr>
        <w:rPr>
          <w:del w:id="854" w:author="Yuyong Kim" w:date="2026-05-10T00:00:00Z"/>
        </w:rPr>
      </w:pPr>
      <w:del w:id="853" w:author="Yuyong Kim" w:date="2026-05-10T00:00:00Z">
        <w:r>
          <w:delText xml:space="preserve">—</w:delText>
        </w:r>
      </w:del>
    </w:p>
    <w:p>
      <w:pPr>
        <w:rPr>
          <w:del w:id="856" w:author="Yuyong Kim" w:date="2026-05-10T00:00:00Z"/>
        </w:rPr>
      </w:pPr>
      <w:del w:id="855" w:author="Yuyong Kim" w:date="2026-05-10T00:00:00Z">
        <w:r>
          <w:delText xml:space="preserve">30</w:delText>
        </w:r>
      </w:del>
    </w:p>
    <w:p>
      <w:pPr>
        <w:rPr>
          <w:del w:id="858" w:author="Yuyong Kim" w:date="2026-05-10T00:00:00Z"/>
        </w:rPr>
      </w:pPr>
      <w:del w:id="857" w:author="Yuyong Kim" w:date="2026-05-10T00:00:00Z">
        <w:r>
          <w:delText xml:space="preserve">Rotating</w:delText>
        </w:r>
      </w:del>
    </w:p>
    <w:p>
      <w:pPr>
        <w:rPr>
          <w:del w:id="860" w:author="Yuyong Kim" w:date="2026-05-10T00:00:00Z"/>
        </w:rPr>
      </w:pPr>
      <w:del w:id="859" w:author="Yuyong Kim" w:date="2026-05-10T00:00:00Z">
        <w:r>
          <w:delText xml:space="preserve">18</w:delText>
        </w:r>
      </w:del>
    </w:p>
    <w:p>
      <w:pPr>
        <w:rPr>
          <w:del w:id="862" w:author="Yuyong Kim" w:date="2026-05-10T00:00:00Z"/>
        </w:rPr>
      </w:pPr>
      <w:del w:id="861" w:author="Yuyong Kim" w:date="2026-05-10T00:00:00Z">
        <w:r>
          <w:delText xml:space="preserve">7</w:delText>
        </w:r>
      </w:del>
    </w:p>
    <w:p>
      <w:pPr>
        <w:rPr>
          <w:del w:id="864" w:author="Yuyong Kim" w:date="2026-05-10T00:00:00Z"/>
        </w:rPr>
      </w:pPr>
      <w:del w:id="863" w:author="Yuyong Kim" w:date="2026-05-10T00:00:00Z">
        <w:r>
          <w:delText xml:space="preserve">5</w:delText>
        </w:r>
      </w:del>
    </w:p>
    <w:p>
      <w:pPr>
        <w:rPr>
          <w:del w:id="866" w:author="Yuyong Kim" w:date="2026-05-10T00:00:00Z"/>
        </w:rPr>
      </w:pPr>
      <w:del w:id="865" w:author="Yuyong Kim" w:date="2026-05-10T00:00:00Z">
        <w:r>
          <w:delText xml:space="preserve">—</w:delText>
        </w:r>
      </w:del>
    </w:p>
    <w:p>
      <w:pPr>
        <w:rPr>
          <w:del w:id="868" w:author="Yuyong Kim" w:date="2026-05-10T00:00:00Z"/>
        </w:rPr>
      </w:pPr>
      <w:del w:id="867" w:author="Yuyong Kim" w:date="2026-05-10T00:00:00Z">
        <w:r>
          <w:delText xml:space="preserve">30</w:delText>
        </w:r>
      </w:del>
    </w:p>
    <w:p>
      <w:pPr>
        <w:rPr>
          <w:del w:id="870" w:author="Yuyong Kim" w:date="2026-05-10T00:00:00Z"/>
        </w:rPr>
      </w:pPr>
      <w:del w:id="869" w:author="Yuyong Kim" w:date="2026-05-10T00:00:00Z">
        <w:r>
          <w:delText xml:space="preserve">Electrical</w:delText>
        </w:r>
      </w:del>
    </w:p>
    <w:p>
      <w:pPr>
        <w:rPr>
          <w:del w:id="872" w:author="Yuyong Kim" w:date="2026-05-10T00:00:00Z"/>
        </w:rPr>
      </w:pPr>
      <w:del w:id="871" w:author="Yuyong Kim" w:date="2026-05-10T00:00:00Z">
        <w:r>
          <w:delText xml:space="preserve">18</w:delText>
        </w:r>
      </w:del>
    </w:p>
    <w:p>
      <w:pPr>
        <w:rPr>
          <w:del w:id="874" w:author="Yuyong Kim" w:date="2026-05-10T00:00:00Z"/>
        </w:rPr>
      </w:pPr>
      <w:del w:id="873" w:author="Yuyong Kim" w:date="2026-05-10T00:00:00Z">
        <w:r>
          <w:delText xml:space="preserve">7</w:delText>
        </w:r>
      </w:del>
    </w:p>
    <w:p>
      <w:pPr>
        <w:rPr>
          <w:del w:id="876" w:author="Yuyong Kim" w:date="2026-05-10T00:00:00Z"/>
        </w:rPr>
      </w:pPr>
      <w:del w:id="875" w:author="Yuyong Kim" w:date="2026-05-10T00:00:00Z">
        <w:r>
          <w:delText xml:space="preserve">5</w:delText>
        </w:r>
      </w:del>
    </w:p>
    <w:p>
      <w:pPr>
        <w:rPr>
          <w:del w:id="878" w:author="Yuyong Kim" w:date="2026-05-10T00:00:00Z"/>
        </w:rPr>
      </w:pPr>
      <w:del w:id="877" w:author="Yuyong Kim" w:date="2026-05-10T00:00:00Z">
        <w:r>
          <w:delText xml:space="preserve">—</w:delText>
        </w:r>
      </w:del>
    </w:p>
    <w:p>
      <w:pPr>
        <w:rPr>
          <w:del w:id="880" w:author="Yuyong Kim" w:date="2026-05-10T00:00:00Z"/>
        </w:rPr>
      </w:pPr>
      <w:del w:id="879" w:author="Yuyong Kim" w:date="2026-05-10T00:00:00Z">
        <w:r>
          <w:delText xml:space="preserve">30</w:delText>
        </w:r>
      </w:del>
    </w:p>
    <w:p>
      <w:pPr>
        <w:rPr>
          <w:del w:id="882" w:author="Yuyong Kim" w:date="2026-05-10T00:00:00Z"/>
        </w:rPr>
      </w:pPr>
      <w:del w:id="881" w:author="Yuyong Kim" w:date="2026-05-10T00:00:00Z">
        <w:r>
          <w:delText xml:space="preserve">Instrumentation</w:delText>
        </w:r>
      </w:del>
    </w:p>
    <w:p>
      <w:pPr>
        <w:rPr>
          <w:del w:id="884" w:author="Yuyong Kim" w:date="2026-05-10T00:00:00Z"/>
        </w:rPr>
      </w:pPr>
      <w:del w:id="883" w:author="Yuyong Kim" w:date="2026-05-10T00:00:00Z">
        <w:r>
          <w:delText xml:space="preserve">18</w:delText>
        </w:r>
      </w:del>
    </w:p>
    <w:p>
      <w:pPr>
        <w:rPr>
          <w:del w:id="886" w:author="Yuyong Kim" w:date="2026-05-10T00:00:00Z"/>
        </w:rPr>
      </w:pPr>
      <w:del w:id="885" w:author="Yuyong Kim" w:date="2026-05-10T00:00:00Z">
        <w:r>
          <w:delText xml:space="preserve">7</w:delText>
        </w:r>
      </w:del>
    </w:p>
    <w:p>
      <w:pPr>
        <w:rPr>
          <w:del w:id="888" w:author="Yuyong Kim" w:date="2026-05-10T00:00:00Z"/>
        </w:rPr>
      </w:pPr>
      <w:del w:id="887" w:author="Yuyong Kim" w:date="2026-05-10T00:00:00Z">
        <w:r>
          <w:delText xml:space="preserve">5</w:delText>
        </w:r>
      </w:del>
    </w:p>
    <w:p>
      <w:pPr>
        <w:rPr>
          <w:del w:id="890" w:author="Yuyong Kim" w:date="2026-05-10T00:00:00Z"/>
        </w:rPr>
      </w:pPr>
      <w:del w:id="889" w:author="Yuyong Kim" w:date="2026-05-10T00:00:00Z">
        <w:r>
          <w:delText xml:space="preserve">—</w:delText>
        </w:r>
      </w:del>
    </w:p>
    <w:p>
      <w:pPr>
        <w:rPr>
          <w:del w:id="892" w:author="Yuyong Kim" w:date="2026-05-10T00:00:00Z"/>
        </w:rPr>
      </w:pPr>
      <w:del w:id="891" w:author="Yuyong Kim" w:date="2026-05-10T00:00:00Z">
        <w:r>
          <w:delText xml:space="preserve">30</w:delText>
        </w:r>
      </w:del>
    </w:p>
    <w:p>
      <w:pPr>
        <w:rPr>
          <w:del w:id="894" w:author="Yuyong Kim" w:date="2026-05-10T00:00:00Z"/>
        </w:rPr>
      </w:pPr>
      <w:del w:id="893" w:author="Yuyong Kim" w:date="2026-05-10T00:00:00Z">
        <w:r>
          <w:delText xml:space="preserve">Steel</w:delText>
        </w:r>
      </w:del>
    </w:p>
    <w:p>
      <w:pPr>
        <w:rPr>
          <w:del w:id="896" w:author="Yuyong Kim" w:date="2026-05-10T00:00:00Z"/>
        </w:rPr>
      </w:pPr>
      <w:del w:id="895" w:author="Yuyong Kim" w:date="2026-05-10T00:00:00Z">
        <w:r>
          <w:delText xml:space="preserve">15</w:delText>
        </w:r>
      </w:del>
    </w:p>
    <w:p>
      <w:pPr>
        <w:rPr>
          <w:del w:id="898" w:author="Yuyong Kim" w:date="2026-05-10T00:00:00Z"/>
        </w:rPr>
      </w:pPr>
      <w:del w:id="897" w:author="Yuyong Kim" w:date="2026-05-10T00:00:00Z">
        <w:r>
          <w:delText xml:space="preserve">6</w:delText>
        </w:r>
      </w:del>
    </w:p>
    <w:p>
      <w:pPr>
        <w:rPr>
          <w:del w:id="900" w:author="Yuyong Kim" w:date="2026-05-10T00:00:00Z"/>
        </w:rPr>
      </w:pPr>
      <w:del w:id="899" w:author="Yuyong Kim" w:date="2026-05-10T00:00:00Z">
        <w:r>
          <w:delText xml:space="preserve">4</w:delText>
        </w:r>
      </w:del>
    </w:p>
    <w:p>
      <w:pPr>
        <w:rPr>
          <w:del w:id="902" w:author="Yuyong Kim" w:date="2026-05-10T00:00:00Z"/>
        </w:rPr>
      </w:pPr>
      <w:del w:id="901" w:author="Yuyong Kim" w:date="2026-05-10T00:00:00Z">
        <w:r>
          <w:delText xml:space="preserve">—</w:delText>
        </w:r>
      </w:del>
    </w:p>
    <w:p>
      <w:pPr>
        <w:rPr>
          <w:del w:id="904" w:author="Yuyong Kim" w:date="2026-05-10T00:00:00Z"/>
        </w:rPr>
      </w:pPr>
      <w:del w:id="903" w:author="Yuyong Kim" w:date="2026-05-10T00:00:00Z">
        <w:r>
          <w:delText xml:space="preserve">25</w:delText>
        </w:r>
      </w:del>
    </w:p>
    <w:p>
      <w:pPr>
        <w:rPr>
          <w:del w:id="906" w:author="Yuyong Kim" w:date="2026-05-10T00:00:00Z"/>
        </w:rPr>
      </w:pPr>
      <w:del w:id="905" w:author="Yuyong Kim" w:date="2026-05-10T00:00:00Z">
        <w:r>
          <w:delText xml:space="preserve">Civil</w:delText>
        </w:r>
      </w:del>
    </w:p>
    <w:p>
      <w:pPr>
        <w:rPr>
          <w:del w:id="908" w:author="Yuyong Kim" w:date="2026-05-10T00:00:00Z"/>
        </w:rPr>
      </w:pPr>
      <w:del w:id="907" w:author="Yuyong Kim" w:date="2026-05-10T00:00:00Z">
        <w:r>
          <w:delText xml:space="preserve">15</w:delText>
        </w:r>
      </w:del>
    </w:p>
    <w:p>
      <w:pPr>
        <w:rPr>
          <w:del w:id="910" w:author="Yuyong Kim" w:date="2026-05-10T00:00:00Z"/>
        </w:rPr>
      </w:pPr>
      <w:del w:id="909" w:author="Yuyong Kim" w:date="2026-05-10T00:00:00Z">
        <w:r>
          <w:delText xml:space="preserve">6</w:delText>
        </w:r>
      </w:del>
    </w:p>
    <w:p>
      <w:pPr>
        <w:rPr>
          <w:del w:id="912" w:author="Yuyong Kim" w:date="2026-05-10T00:00:00Z"/>
        </w:rPr>
      </w:pPr>
      <w:del w:id="911" w:author="Yuyong Kim" w:date="2026-05-10T00:00:00Z">
        <w:r>
          <w:delText xml:space="preserve">4</w:delText>
        </w:r>
      </w:del>
    </w:p>
    <w:p>
      <w:pPr>
        <w:rPr>
          <w:del w:id="914" w:author="Yuyong Kim" w:date="2026-05-10T00:00:00Z"/>
        </w:rPr>
      </w:pPr>
      <w:del w:id="913" w:author="Yuyong Kim" w:date="2026-05-10T00:00:00Z">
        <w:r>
          <w:delText xml:space="preserve">—</w:delText>
        </w:r>
      </w:del>
    </w:p>
    <w:p>
      <w:pPr>
        <w:rPr>
          <w:del w:id="916" w:author="Yuyong Kim" w:date="2026-05-10T00:00:00Z"/>
        </w:rPr>
      </w:pPr>
      <w:del w:id="915" w:author="Yuyong Kim" w:date="2026-05-10T00:00:00Z">
        <w:r>
          <w:delText xml:space="preserve">25</w:delText>
        </w:r>
      </w:del>
    </w:p>
    <w:p>
      <w:pPr>
        <w:rPr>
          <w:del w:id="918" w:author="Yuyong Kim" w:date="2026-05-10T00:00:00Z"/>
        </w:rPr>
      </w:pPr>
      <w:del w:id="917" w:author="Yuyong Kim" w:date="2026-05-10T00:00:00Z">
        <w:r>
          <w:delText xml:space="preserve">Total</w:delText>
        </w:r>
      </w:del>
    </w:p>
    <w:p>
      <w:pPr>
        <w:rPr>
          <w:del w:id="920" w:author="Yuyong Kim" w:date="2026-05-10T00:00:00Z"/>
        </w:rPr>
      </w:pPr>
      <w:del w:id="919" w:author="Yuyong Kim" w:date="2026-05-10T00:00:00Z">
        <w:r>
          <w:delText xml:space="preserve">122 (55%)</w:delText>
        </w:r>
      </w:del>
    </w:p>
    <w:p>
      <w:pPr>
        <w:rPr>
          <w:del w:id="922" w:author="Yuyong Kim" w:date="2026-05-10T00:00:00Z"/>
        </w:rPr>
      </w:pPr>
      <w:del w:id="921" w:author="Yuyong Kim" w:date="2026-05-10T00:00:00Z">
        <w:r>
          <w:delText xml:space="preserve">55 (25%)</w:delText>
        </w:r>
      </w:del>
    </w:p>
    <w:p>
      <w:pPr>
        <w:rPr>
          <w:del w:id="924" w:author="Yuyong Kim" w:date="2026-05-10T00:00:00Z"/>
        </w:rPr>
      </w:pPr>
      <w:del w:id="923" w:author="Yuyong Kim" w:date="2026-05-10T00:00:00Z">
        <w:r>
          <w:delText xml:space="preserve">38 (17%)</w:delText>
        </w:r>
      </w:del>
    </w:p>
    <w:p>
      <w:pPr>
        <w:rPr>
          <w:del w:id="926" w:author="Yuyong Kim" w:date="2026-05-10T00:00:00Z"/>
        </w:rPr>
      </w:pPr>
      <w:del w:id="925" w:author="Yuyong Kim" w:date="2026-05-10T00:00:00Z">
        <w:r>
          <w:delText xml:space="preserve">5 (2%)</w:delText>
        </w:r>
      </w:del>
    </w:p>
    <w:p>
      <w:pPr>
        <w:rPr>
          <w:del w:id="928" w:author="Yuyong Kim" w:date="2026-05-10T00:00:00Z"/>
        </w:rPr>
      </w:pPr>
      <w:del w:id="927" w:author="Yuyong Kim" w:date="2026-05-10T00:00:00Z">
        <w:r>
          <w:delText xml:space="preserve">220</w:delText>
        </w:r>
      </w:del>
    </w:p>
    <w:p>
      <w:pPr>
        <w:rPr>
          <w:del w:id="930" w:author="Yuyong Kim" w:date="2026-05-10T00:00:00Z"/>
        </w:rPr>
      </w:pPr>
      <w:del w:id="929" w:author="Yuyong Kim" w:date="2026-05-10T00:00:00Z">
        <w:r>
          <w:delText xml:space="preserve">Scenario Set</w:delText>
        </w:r>
      </w:del>
    </w:p>
    <w:p>
      <w:pPr>
        <w:rPr>
          <w:del w:id="932" w:author="Yuyong Kim" w:date="2026-05-10T00:00:00Z"/>
        </w:rPr>
      </w:pPr>
      <w:del w:id="931" w:author="Yuyong Kim" w:date="2026-05-10T00:00:00Z">
        <w:r>
          <w:delText xml:space="preserve">Validator OFF</w:delText>
        </w:r>
      </w:del>
    </w:p>
    <w:p>
      <w:pPr>
        <w:rPr>
          <w:del w:id="934" w:author="Yuyong Kim" w:date="2026-05-10T00:00:00Z"/>
        </w:rPr>
      </w:pPr>
      <w:del w:id="933" w:author="Yuyong Kim" w:date="2026-05-10T00:00:00Z">
        <w:r>
          <w:delText xml:space="preserve">Validator ON</w:delText>
        </w:r>
      </w:del>
    </w:p>
    <w:p>
      <w:pPr>
        <w:rPr>
          <w:del w:id="936" w:author="Yuyong Kim" w:date="2026-05-10T00:00:00Z"/>
        </w:rPr>
      </w:pPr>
      <w:del w:id="935" w:author="Yuyong Kim" w:date="2026-05-10T00:00:00Z">
        <w:r>
          <w:delText xml:space="preserve">Absolute Delta</w:delText>
        </w:r>
      </w:del>
    </w:p>
    <w:p>
      <w:pPr>
        <w:rPr>
          <w:del w:id="938" w:author="Yuyong Kim" w:date="2026-05-10T00:00:00Z"/>
        </w:rPr>
      </w:pPr>
      <w:del w:id="937" w:author="Yuyong Kim" w:date="2026-05-10T00:00:00Z">
        <w:r>
          <w:delText xml:space="preserve">Ratio Delta</w:delText>
        </w:r>
      </w:del>
    </w:p>
    <w:p>
      <w:pPr>
        <w:rPr>
          <w:del w:id="940" w:author="Yuyong Kim" w:date="2026-05-10T00:00:00Z"/>
        </w:rPr>
      </w:pPr>
      <w:del w:id="939" w:author="Yuyong Kim" w:date="2026-05-10T00:00:00Z">
        <w:r>
          <w:delText xml:space="preserve">aligned_standard</w:delText>
        </w:r>
      </w:del>
    </w:p>
    <w:p>
      <w:pPr>
        <w:rPr>
          <w:del w:id="942" w:author="Yuyong Kim" w:date="2026-05-10T00:00:00Z"/>
        </w:rPr>
      </w:pPr>
      <w:del w:id="941" w:author="Yuyong Kim" w:date="2026-05-10T00:00:00Z">
        <w:r>
          <w:delText xml:space="preserve">0 / 10</w:delText>
        </w:r>
      </w:del>
    </w:p>
    <w:p>
      <w:pPr>
        <w:rPr>
          <w:del w:id="944" w:author="Yuyong Kim" w:date="2026-05-10T00:00:00Z"/>
        </w:rPr>
      </w:pPr>
      <w:del w:id="943" w:author="Yuyong Kim" w:date="2026-05-10T00:00:00Z">
        <w:r>
          <w:delText xml:space="preserve">0 / 10</w:delText>
        </w:r>
      </w:del>
    </w:p>
    <w:p>
      <w:pPr>
        <w:rPr>
          <w:del w:id="946" w:author="Yuyong Kim" w:date="2026-05-10T00:00:00Z"/>
        </w:rPr>
      </w:pPr>
      <w:del w:id="945" w:author="Yuyong Kim" w:date="2026-05-10T00:00:00Z">
        <w:r>
          <w:delText xml:space="preserve">+0</w:delText>
        </w:r>
      </w:del>
    </w:p>
    <w:p>
      <w:pPr>
        <w:rPr>
          <w:del w:id="948" w:author="Yuyong Kim" w:date="2026-05-10T00:00:00Z"/>
        </w:rPr>
      </w:pPr>
      <w:del w:id="947" w:author="Yuyong Kim" w:date="2026-05-10T00:00:00Z">
        <w:r>
          <w:delText xml:space="preserve">+0.00</w:delText>
        </w:r>
      </w:del>
    </w:p>
    <w:p>
      <w:pPr>
        <w:rPr>
          <w:del w:id="950" w:author="Yuyong Kim" w:date="2026-05-10T00:00:00Z"/>
        </w:rPr>
      </w:pPr>
      <w:del w:id="949" w:author="Yuyong Kim" w:date="2026-05-10T00:00:00Z">
        <w:r>
          <w:delText xml:space="preserve">aligned_boundary</w:delText>
        </w:r>
      </w:del>
    </w:p>
    <w:p>
      <w:pPr>
        <w:rPr>
          <w:del w:id="952" w:author="Yuyong Kim" w:date="2026-05-10T00:00:00Z"/>
        </w:rPr>
      </w:pPr>
      <w:del w:id="951" w:author="Yuyong Kim" w:date="2026-05-10T00:00:00Z">
        <w:r>
          <w:delText xml:space="preserve">0 / 6</w:delText>
        </w:r>
      </w:del>
    </w:p>
    <w:p>
      <w:pPr>
        <w:rPr>
          <w:del w:id="954" w:author="Yuyong Kim" w:date="2026-05-10T00:00:00Z"/>
        </w:rPr>
      </w:pPr>
      <w:del w:id="953" w:author="Yuyong Kim" w:date="2026-05-10T00:00:00Z">
        <w:r>
          <w:delText xml:space="preserve">6 / 6</w:delText>
        </w:r>
      </w:del>
    </w:p>
    <w:p>
      <w:pPr>
        <w:rPr>
          <w:del w:id="956" w:author="Yuyong Kim" w:date="2026-05-10T00:00:00Z"/>
        </w:rPr>
      </w:pPr>
      <w:del w:id="955" w:author="Yuyong Kim" w:date="2026-05-10T00:00:00Z">
        <w:r>
          <w:delText xml:space="preserve">+6</w:delText>
        </w:r>
      </w:del>
    </w:p>
    <w:p>
      <w:pPr>
        <w:rPr>
          <w:del w:id="958" w:author="Yuyong Kim" w:date="2026-05-10T00:00:00Z"/>
        </w:rPr>
      </w:pPr>
      <w:del w:id="957" w:author="Yuyong Kim" w:date="2026-05-10T00:00:00Z">
        <w:r>
          <w:delText xml:space="preserve">+1.00</w:delText>
        </w:r>
      </w:del>
    </w:p>
    <w:p>
      <w:pPr>
        <w:rPr>
          <w:del w:id="960" w:author="Yuyong Kim" w:date="2026-05-10T00:00:00Z"/>
        </w:rPr>
      </w:pPr>
      <w:del w:id="959" w:author="Yuyong Kim" w:date="2026-05-10T00:00:00Z">
        <w:r>
          <w:delText xml:space="preserve">aligned_failure</w:delText>
        </w:r>
      </w:del>
    </w:p>
    <w:p>
      <w:pPr>
        <w:rPr>
          <w:del w:id="962" w:author="Yuyong Kim" w:date="2026-05-10T00:00:00Z"/>
        </w:rPr>
      </w:pPr>
      <w:del w:id="961" w:author="Yuyong Kim" w:date="2026-05-10T00:00:00Z">
        <w:r>
          <w:delText xml:space="preserve">0 / 4</w:delText>
        </w:r>
      </w:del>
    </w:p>
    <w:p>
      <w:pPr>
        <w:rPr>
          <w:del w:id="964" w:author="Yuyong Kim" w:date="2026-05-10T00:00:00Z"/>
        </w:rPr>
      </w:pPr>
      <w:del w:id="963" w:author="Yuyong Kim" w:date="2026-05-10T00:00:00Z">
        <w:r>
          <w:delText xml:space="preserve">4 / 4</w:delText>
        </w:r>
      </w:del>
    </w:p>
    <w:p>
      <w:pPr>
        <w:rPr>
          <w:del w:id="966" w:author="Yuyong Kim" w:date="2026-05-10T00:00:00Z"/>
        </w:rPr>
      </w:pPr>
      <w:del w:id="965" w:author="Yuyong Kim" w:date="2026-05-10T00:00:00Z">
        <w:r>
          <w:delText xml:space="preserve">+4</w:delText>
        </w:r>
      </w:del>
    </w:p>
    <w:p>
      <w:pPr>
        <w:rPr>
          <w:del w:id="968" w:author="Yuyong Kim" w:date="2026-05-10T00:00:00Z"/>
        </w:rPr>
      </w:pPr>
      <w:del w:id="967" w:author="Yuyong Kim" w:date="2026-05-10T00:00:00Z">
        <w:r>
          <w:delText xml:space="preserve">+1.00</w:delText>
        </w:r>
      </w:del>
    </w:p>
    <w:p>
      <w:pPr>
        <w:rPr>
          <w:del w:id="970" w:author="Yuyong Kim" w:date="2026-05-10T00:00:00Z"/>
        </w:rPr>
      </w:pPr>
      <w:del w:id="969" w:author="Yuyong Kim" w:date="2026-05-10T00:00:00Z">
        <w:r>
          <w:delText xml:space="preserve">mixed_first20</w:delText>
        </w:r>
      </w:del>
    </w:p>
    <w:p>
      <w:pPr>
        <w:rPr>
          <w:del w:id="972" w:author="Yuyong Kim" w:date="2026-05-10T00:00:00Z"/>
        </w:rPr>
      </w:pPr>
      <w:del w:id="971" w:author="Yuyong Kim" w:date="2026-05-10T00:00:00Z">
        <w:r>
          <w:delText xml:space="preserve">0 / 20</w:delText>
        </w:r>
      </w:del>
    </w:p>
    <w:p>
      <w:pPr>
        <w:rPr>
          <w:del w:id="974" w:author="Yuyong Kim" w:date="2026-05-10T00:00:00Z"/>
        </w:rPr>
      </w:pPr>
      <w:del w:id="973" w:author="Yuyong Kim" w:date="2026-05-10T00:00:00Z">
        <w:r>
          <w:delText xml:space="preserve">3 / 20</w:delText>
        </w:r>
      </w:del>
    </w:p>
    <w:p>
      <w:pPr>
        <w:rPr>
          <w:del w:id="976" w:author="Yuyong Kim" w:date="2026-05-10T00:00:00Z"/>
        </w:rPr>
      </w:pPr>
      <w:del w:id="975" w:author="Yuyong Kim" w:date="2026-05-10T00:00:00Z">
        <w:r>
          <w:delText xml:space="preserve">+3</w:delText>
        </w:r>
      </w:del>
    </w:p>
    <w:p>
      <w:pPr>
        <w:rPr>
          <w:del w:id="978" w:author="Yuyong Kim" w:date="2026-05-10T00:00:00Z"/>
        </w:rPr>
      </w:pPr>
      <w:del w:id="977" w:author="Yuyong Kim" w:date="2026-05-10T00:00:00Z">
        <w:r>
          <w:delText xml:space="preserve">+0.15</w:delText>
        </w:r>
      </w:del>
    </w:p>
    <w:p>
      <w:pPr>
        <w:rPr>
          <w:del w:id="980" w:author="Yuyong Kim" w:date="2026-05-10T00:00:00Z"/>
        </w:rPr>
      </w:pPr>
      <w:del w:id="979" w:author="Yuyong Kim" w:date="2026-05-10T00:00:00Z">
        <w:r>
          <w:delText xml:space="preserve">mixed_random20</w:delText>
        </w:r>
      </w:del>
    </w:p>
    <w:p>
      <w:pPr>
        <w:rPr>
          <w:del w:id="982" w:author="Yuyong Kim" w:date="2026-05-10T00:00:00Z"/>
        </w:rPr>
      </w:pPr>
      <w:del w:id="981" w:author="Yuyong Kim" w:date="2026-05-10T00:00:00Z">
        <w:r>
          <w:delText xml:space="preserve">0 / 20</w:delText>
        </w:r>
      </w:del>
    </w:p>
    <w:p>
      <w:pPr>
        <w:rPr>
          <w:del w:id="984" w:author="Yuyong Kim" w:date="2026-05-10T00:00:00Z"/>
        </w:rPr>
      </w:pPr>
      <w:del w:id="983" w:author="Yuyong Kim" w:date="2026-05-10T00:00:00Z">
        <w:r>
          <w:delText xml:space="preserve">12 / 20</w:delText>
        </w:r>
      </w:del>
    </w:p>
    <w:p>
      <w:pPr>
        <w:rPr>
          <w:del w:id="986" w:author="Yuyong Kim" w:date="2026-05-10T00:00:00Z"/>
        </w:rPr>
      </w:pPr>
      <w:del w:id="985" w:author="Yuyong Kim" w:date="2026-05-10T00:00:00Z">
        <w:r>
          <w:delText xml:space="preserve">+12</w:delText>
        </w:r>
      </w:del>
    </w:p>
    <w:p>
      <w:pPr>
        <w:rPr>
          <w:del w:id="988" w:author="Yuyong Kim" w:date="2026-05-10T00:00:00Z"/>
        </w:rPr>
      </w:pPr>
      <w:del w:id="987" w:author="Yuyong Kim" w:date="2026-05-10T00:00:00Z">
        <w:r>
          <w:delText xml:space="preserve">+0.60</w:delText>
        </w:r>
      </w:del>
    </w:p>
    <w:p>
      <w:pPr>
        <w:rPr>
          <w:del w:id="990" w:author="Yuyong Kim" w:date="2026-05-10T00:00:00Z"/>
        </w:rPr>
      </w:pPr>
      <w:del w:id="989" w:author="Yuyong Kim" w:date="2026-05-10T00:00:00Z">
        <w:r>
          <w:delText xml:space="preserve">Overall</w:delText>
        </w:r>
      </w:del>
    </w:p>
    <w:p>
      <w:pPr>
        <w:rPr>
          <w:del w:id="992" w:author="Yuyong Kim" w:date="2026-05-10T00:00:00Z"/>
        </w:rPr>
      </w:pPr>
      <w:del w:id="991" w:author="Yuyong Kim" w:date="2026-05-10T00:00:00Z">
        <w:r>
          <w:delText xml:space="preserve">0 / 60</w:delText>
        </w:r>
      </w:del>
    </w:p>
    <w:p>
      <w:pPr>
        <w:rPr>
          <w:del w:id="994" w:author="Yuyong Kim" w:date="2026-05-10T00:00:00Z"/>
        </w:rPr>
      </w:pPr>
      <w:del w:id="993" w:author="Yuyong Kim" w:date="2026-05-10T00:00:00Z">
        <w:r>
          <w:delText xml:space="preserve">25 / 60</w:delText>
        </w:r>
      </w:del>
    </w:p>
    <w:p>
      <w:pPr>
        <w:rPr>
          <w:del w:id="996" w:author="Yuyong Kim" w:date="2026-05-10T00:00:00Z"/>
        </w:rPr>
      </w:pPr>
      <w:del w:id="995" w:author="Yuyong Kim" w:date="2026-05-10T00:00:00Z">
        <w:r>
          <w:delText xml:space="preserve">+25</w:delText>
        </w:r>
      </w:del>
    </w:p>
    <w:p>
      <w:pPr>
        <w:rPr>
          <w:del w:id="998" w:author="Yuyong Kim" w:date="2026-05-10T00:00:00Z"/>
        </w:rPr>
      </w:pPr>
      <w:del w:id="997" w:author="Yuyong Kim" w:date="2026-05-10T00:00:00Z">
        <w:r>
          <w:delText xml:space="preserve">+0.4167</w:delText>
        </w:r>
      </w:del>
    </w:p>
    <w:p>
      <w:pPr>
        <w:rPr>
          <w:del w:id="1000" w:author="Yuyong Kim" w:date="2026-05-10T00:00:00Z"/>
        </w:rPr>
      </w:pPr>
      <w:del w:id="999" w:author="Yuyong Kim" w:date="2026-05-10T00:00:00Z">
        <w:r>
          <w:delText xml:space="preserve">Metric</w:delText>
        </w:r>
      </w:del>
    </w:p>
    <w:p>
      <w:pPr>
        <w:rPr>
          <w:del w:id="1002" w:author="Yuyong Kim" w:date="2026-05-10T00:00:00Z"/>
        </w:rPr>
      </w:pPr>
      <w:del w:id="1001" w:author="Yuyong Kim" w:date="2026-05-10T00:00:00Z">
        <w:r>
          <w:delText xml:space="preserve">Plain FTS</w:delText>
        </w:r>
      </w:del>
    </w:p>
    <w:p>
      <w:pPr>
        <w:rPr>
          <w:del w:id="1004" w:author="Yuyong Kim" w:date="2026-05-10T00:00:00Z"/>
        </w:rPr>
      </w:pPr>
      <w:del w:id="1003" w:author="Yuyong Kim" w:date="2026-05-10T00:00:00Z">
        <w:r>
          <w:delText xml:space="preserve">Enhanced FTS</w:delText>
        </w:r>
      </w:del>
    </w:p>
    <w:p>
      <w:pPr>
        <w:rPr>
          <w:del w:id="1006" w:author="Yuyong Kim" w:date="2026-05-10T00:00:00Z"/>
        </w:rPr>
      </w:pPr>
      <w:del w:id="1005" w:author="Yuyong Kim" w:date="2026-05-10T00:00:00Z">
        <w:r>
          <w:delText xml:space="preserve">Delta</w:delText>
        </w:r>
      </w:del>
    </w:p>
    <w:p>
      <w:pPr>
        <w:rPr>
          <w:del w:id="1008" w:author="Yuyong Kim" w:date="2026-05-10T00:00:00Z"/>
        </w:rPr>
      </w:pPr>
      <w:del w:id="1007" w:author="Yuyong Kim" w:date="2026-05-10T00:00:00Z">
        <w:r>
          <w:delText xml:space="preserve">Recall@1</w:delText>
        </w:r>
      </w:del>
    </w:p>
    <w:p>
      <w:pPr>
        <w:rPr>
          <w:del w:id="1010" w:author="Yuyong Kim" w:date="2026-05-10T00:00:00Z"/>
        </w:rPr>
      </w:pPr>
      <w:del w:id="1009" w:author="Yuyong Kim" w:date="2026-05-10T00:00:00Z">
        <w:r>
          <w:delText xml:space="preserve">0.44</w:delText>
        </w:r>
      </w:del>
    </w:p>
    <w:p>
      <w:pPr>
        <w:rPr>
          <w:del w:id="1012" w:author="Yuyong Kim" w:date="2026-05-10T00:00:00Z"/>
        </w:rPr>
      </w:pPr>
      <w:del w:id="1011" w:author="Yuyong Kim" w:date="2026-05-10T00:00:00Z">
        <w:r>
          <w:delText xml:space="preserve">0.74</w:delText>
        </w:r>
      </w:del>
    </w:p>
    <w:p>
      <w:pPr>
        <w:rPr>
          <w:del w:id="1014" w:author="Yuyong Kim" w:date="2026-05-10T00:00:00Z"/>
        </w:rPr>
      </w:pPr>
      <w:del w:id="1013" w:author="Yuyong Kim" w:date="2026-05-10T00:00:00Z">
        <w:r>
          <w:delText xml:space="preserve">+0.30</w:delText>
        </w:r>
      </w:del>
    </w:p>
    <w:p>
      <w:pPr>
        <w:rPr>
          <w:del w:id="1016" w:author="Yuyong Kim" w:date="2026-05-10T00:00:00Z"/>
        </w:rPr>
      </w:pPr>
      <w:del w:id="1015" w:author="Yuyong Kim" w:date="2026-05-10T00:00:00Z">
        <w:r>
          <w:delText xml:space="preserve">Recall@3</w:delText>
        </w:r>
      </w:del>
    </w:p>
    <w:p>
      <w:pPr>
        <w:rPr>
          <w:del w:id="1018" w:author="Yuyong Kim" w:date="2026-05-10T00:00:00Z"/>
        </w:rPr>
      </w:pPr>
      <w:del w:id="1017" w:author="Yuyong Kim" w:date="2026-05-10T00:00:00Z">
        <w:r>
          <w:delText xml:space="preserve">0.74</w:delText>
        </w:r>
      </w:del>
    </w:p>
    <w:p>
      <w:pPr>
        <w:rPr>
          <w:del w:id="1020" w:author="Yuyong Kim" w:date="2026-05-10T00:00:00Z"/>
        </w:rPr>
      </w:pPr>
      <w:del w:id="1019" w:author="Yuyong Kim" w:date="2026-05-10T00:00:00Z">
        <w:r>
          <w:delText xml:space="preserve">0.86</w:delText>
        </w:r>
      </w:del>
    </w:p>
    <w:p>
      <w:pPr>
        <w:rPr>
          <w:del w:id="1022" w:author="Yuyong Kim" w:date="2026-05-10T00:00:00Z"/>
        </w:rPr>
      </w:pPr>
      <w:del w:id="1021" w:author="Yuyong Kim" w:date="2026-05-10T00:00:00Z">
        <w:r>
          <w:delText xml:space="preserve">+0.12</w:delText>
        </w:r>
      </w:del>
    </w:p>
    <w:p>
      <w:pPr>
        <w:rPr>
          <w:del w:id="1024" w:author="Yuyong Kim" w:date="2026-05-10T00:00:00Z"/>
        </w:rPr>
      </w:pPr>
      <w:del w:id="1023" w:author="Yuyong Kim" w:date="2026-05-10T00:00:00Z">
        <w:r>
          <w:delText xml:space="preserve">Recall@5</w:delText>
        </w:r>
      </w:del>
    </w:p>
    <w:p>
      <w:pPr>
        <w:rPr>
          <w:del w:id="1026" w:author="Yuyong Kim" w:date="2026-05-10T00:00:00Z"/>
        </w:rPr>
      </w:pPr>
      <w:del w:id="1025" w:author="Yuyong Kim" w:date="2026-05-10T00:00:00Z">
        <w:r>
          <w:delText xml:space="preserve">0.74</w:delText>
        </w:r>
      </w:del>
    </w:p>
    <w:p>
      <w:pPr>
        <w:rPr>
          <w:del w:id="1028" w:author="Yuyong Kim" w:date="2026-05-10T00:00:00Z"/>
        </w:rPr>
      </w:pPr>
      <w:del w:id="1027" w:author="Yuyong Kim" w:date="2026-05-10T00:00:00Z">
        <w:r>
          <w:delText xml:space="preserve">0.86</w:delText>
        </w:r>
      </w:del>
    </w:p>
    <w:p>
      <w:pPr>
        <w:rPr>
          <w:del w:id="1030" w:author="Yuyong Kim" w:date="2026-05-10T00:00:00Z"/>
        </w:rPr>
      </w:pPr>
      <w:del w:id="1029" w:author="Yuyong Kim" w:date="2026-05-10T00:00:00Z">
        <w:r>
          <w:delText xml:space="preserve">+0.12</w:delText>
        </w:r>
      </w:del>
    </w:p>
    <w:p>
      <w:pPr>
        <w:rPr>
          <w:del w:id="1032" w:author="Yuyong Kim" w:date="2026-05-10T00:00:00Z"/>
        </w:rPr>
      </w:pPr>
      <w:del w:id="1031" w:author="Yuyong Kim" w:date="2026-05-10T00:00:00Z">
        <w:r>
          <w:delText xml:space="preserve">MRR@10</w:delText>
        </w:r>
      </w:del>
    </w:p>
    <w:p>
      <w:pPr>
        <w:rPr>
          <w:del w:id="1034" w:author="Yuyong Kim" w:date="2026-05-10T00:00:00Z"/>
        </w:rPr>
      </w:pPr>
      <w:del w:id="1033" w:author="Yuyong Kim" w:date="2026-05-10T00:00:00Z">
        <w:r>
          <w:delText xml:space="preserve">0.5744</w:delText>
        </w:r>
      </w:del>
    </w:p>
    <w:p>
      <w:pPr>
        <w:rPr>
          <w:del w:id="1036" w:author="Yuyong Kim" w:date="2026-05-10T00:00:00Z"/>
        </w:rPr>
      </w:pPr>
      <w:del w:id="1035" w:author="Yuyong Kim" w:date="2026-05-10T00:00:00Z">
        <w:r>
          <w:delText xml:space="preserve">0.7933</w:delText>
        </w:r>
      </w:del>
    </w:p>
    <w:p>
      <w:pPr>
        <w:rPr>
          <w:del w:id="1038" w:author="Yuyong Kim" w:date="2026-05-10T00:00:00Z"/>
        </w:rPr>
      </w:pPr>
      <w:del w:id="1037" w:author="Yuyong Kim" w:date="2026-05-10T00:00:00Z">
        <w:r>
          <w:delText xml:space="preserve">+0.2189</w:delText>
        </w:r>
      </w:del>
    </w:p>
    <w:p>
      <w:pPr>
        <w:rPr>
          <w:del w:id="1040" w:author="Yuyong Kim" w:date="2026-05-10T00:00:00Z"/>
        </w:rPr>
      </w:pPr>
      <w:del w:id="1039" w:author="Yuyong Kim" w:date="2026-05-10T00:00:00Z">
        <w:r>
          <w:delText xml:space="preserve">Case</w:delText>
        </w:r>
      </w:del>
    </w:p>
    <w:p>
      <w:pPr>
        <w:rPr>
          <w:del w:id="1042" w:author="Yuyong Kim" w:date="2026-05-10T00:00:00Z"/>
        </w:rPr>
      </w:pPr>
      <w:del w:id="1041" w:author="Yuyong Kim" w:date="2026-05-10T00:00:00Z">
        <w:r>
          <w:delText xml:space="preserve">Code-Only</w:delText>
        </w:r>
      </w:del>
    </w:p>
    <w:p>
      <w:pPr>
        <w:rPr>
          <w:del w:id="1044" w:author="Yuyong Kim" w:date="2026-05-10T00:00:00Z"/>
        </w:rPr>
      </w:pPr>
      <w:del w:id="1043" w:author="Yuyong Kim" w:date="2026-05-10T00:00:00Z">
        <w:r>
          <w:delText xml:space="preserve">RAG Detected</w:delText>
        </w:r>
      </w:del>
    </w:p>
    <w:p>
      <w:pPr>
        <w:rPr>
          <w:del w:id="1046" w:author="Yuyong Kim" w:date="2026-05-10T00:00:00Z"/>
        </w:rPr>
      </w:pPr>
      <w:del w:id="1045" w:author="Yuyong Kim" w:date="2026-05-10T00:00:00Z">
        <w:r>
          <w:delText xml:space="preserve">Key Gap</w:delText>
        </w:r>
      </w:del>
    </w:p>
    <w:p>
      <w:pPr>
        <w:rPr>
          <w:del w:id="1048" w:author="Yuyong Kim" w:date="2026-05-10T00:00:00Z"/>
        </w:rPr>
      </w:pPr>
      <w:del w:id="1047" w:author="Yuyong Kim" w:date="2026-05-10T00:00:00Z">
        <w:r>
          <w:delText xml:space="preserve">VES-GOLD-001</w:delText>
        </w:r>
      </w:del>
    </w:p>
    <w:p>
      <w:pPr>
        <w:rPr>
          <w:del w:id="1050" w:author="Yuyong Kim" w:date="2026-05-10T00:00:00Z"/>
        </w:rPr>
      </w:pPr>
      <w:del w:id="1049" w:author="Yuyong Kim" w:date="2026-05-10T00:00:00Z">
        <w:r>
          <w:delText xml:space="preserve">0</w:delText>
        </w:r>
      </w:del>
    </w:p>
    <w:p>
      <w:pPr>
        <w:rPr>
          <w:del w:id="1052" w:author="Yuyong Kim" w:date="2026-05-10T00:00:00Z"/>
        </w:rPr>
      </w:pPr>
      <w:del w:id="1051" w:author="Yuyong Kim" w:date="2026-05-10T00:00:00Z">
        <w:r>
          <w:delText xml:space="preserve">1</w:delText>
        </w:r>
      </w:del>
    </w:p>
    <w:p>
      <w:pPr>
        <w:rPr>
          <w:del w:id="1054" w:author="Yuyong Kim" w:date="2026-05-10T00:00:00Z"/>
        </w:rPr>
      </w:pPr>
      <w:del w:id="1053" w:author="Yuyong Kim" w:date="2026-05-10T00:00:00Z">
        <w:r>
          <w:delText xml:space="preserve">RL documentation per M-69-2012</w:delText>
        </w:r>
      </w:del>
    </w:p>
    <w:p>
      <w:pPr>
        <w:rPr>
          <w:del w:id="1056" w:author="Yuyong Kim" w:date="2026-05-10T00:00:00Z"/>
        </w:rPr>
      </w:pPr>
      <w:del w:id="1055" w:author="Yuyong Kim" w:date="2026-05-10T00:00:00Z">
        <w:r>
          <w:delText xml:space="preserve">VES-GOLD-009</w:delText>
        </w:r>
      </w:del>
    </w:p>
    <w:p>
      <w:pPr>
        <w:rPr>
          <w:del w:id="1058" w:author="Yuyong Kim" w:date="2026-05-10T00:00:00Z"/>
        </w:rPr>
      </w:pPr>
      <w:del w:id="1057" w:author="Yuyong Kim" w:date="2026-05-10T00:00:00Z">
        <w:r>
          <w:delText xml:space="preserve">0</w:delText>
        </w:r>
      </w:del>
    </w:p>
    <w:p>
      <w:pPr>
        <w:rPr>
          <w:del w:id="1060" w:author="Yuyong Kim" w:date="2026-05-10T00:00:00Z"/>
        </w:rPr>
      </w:pPr>
      <w:del w:id="1059" w:author="Yuyong Kim" w:date="2026-05-10T00:00:00Z">
        <w:r>
          <w:delText xml:space="preserve">1</w:delText>
        </w:r>
      </w:del>
    </w:p>
    <w:p>
      <w:pPr>
        <w:rPr>
          <w:del w:id="1062" w:author="Yuyong Kim" w:date="2026-05-10T00:00:00Z"/>
        </w:rPr>
      </w:pPr>
      <w:del w:id="1061" w:author="Yuyong Kim" w:date="2026-05-10T00:00:00Z">
        <w:r>
          <w:delText xml:space="preserve">RBI trigger per C-C-23-2026</w:delText>
        </w:r>
      </w:del>
    </w:p>
    <w:p>
      <w:pPr>
        <w:rPr>
          <w:del w:id="1064" w:author="Yuyong Kim" w:date="2026-05-10T00:00:00Z"/>
        </w:rPr>
      </w:pPr>
      <w:del w:id="1063" w:author="Yuyong Kim" w:date="2026-05-10T00:00:00Z">
        <w:r>
          <w:delText xml:space="preserve">PIP-GOLD-047</w:delText>
        </w:r>
      </w:del>
    </w:p>
    <w:p>
      <w:pPr>
        <w:rPr>
          <w:del w:id="1066" w:author="Yuyong Kim" w:date="2026-05-10T00:00:00Z"/>
        </w:rPr>
      </w:pPr>
      <w:del w:id="1065" w:author="Yuyong Kim" w:date="2026-05-10T00:00:00Z">
        <w:r>
          <w:delText xml:space="preserve">0</w:delText>
        </w:r>
      </w:del>
    </w:p>
    <w:p>
      <w:pPr>
        <w:rPr>
          <w:del w:id="1068" w:author="Yuyong Kim" w:date="2026-05-10T00:00:00Z"/>
        </w:rPr>
      </w:pPr>
      <w:del w:id="1067" w:author="Yuyong Kim" w:date="2026-05-10T00:00:00Z">
        <w:r>
          <w:delText xml:space="preserve">1</w:delText>
        </w:r>
      </w:del>
    </w:p>
    <w:p>
      <w:pPr>
        <w:rPr>
          <w:del w:id="1070" w:author="Yuyong Kim" w:date="2026-05-10T00:00:00Z"/>
        </w:rPr>
      </w:pPr>
      <w:del w:id="1069" w:author="Yuyong Kim" w:date="2026-05-10T00:00:00Z">
        <w:r>
          <w:delText xml:space="preserve">Corrosion prevention per Article 256</w:delText>
        </w:r>
      </w:del>
    </w:p>
    <w:p>
      <w:pPr>
        <w:rPr>
          <w:del w:id="1072" w:author="Yuyong Kim" w:date="2026-05-10T00:00:00Z"/>
        </w:rPr>
      </w:pPr>
      <w:del w:id="1071" w:author="Yuyong Kim" w:date="2026-05-10T00:00:00Z">
        <w:r>
          <w:delText xml:space="preserve">Total</w:delText>
        </w:r>
      </w:del>
    </w:p>
    <w:p>
      <w:pPr>
        <w:rPr>
          <w:del w:id="1074" w:author="Yuyong Kim" w:date="2026-05-10T00:00:00Z"/>
        </w:rPr>
      </w:pPr>
      <w:del w:id="1073" w:author="Yuyong Kim" w:date="2026-05-10T00:00:00Z">
        <w:r>
          <w:delText xml:space="preserve">0 / 3</w:delText>
        </w:r>
      </w:del>
    </w:p>
    <w:p>
      <w:pPr>
        <w:rPr>
          <w:del w:id="1076" w:author="Yuyong Kim" w:date="2026-05-10T00:00:00Z"/>
        </w:rPr>
      </w:pPr>
      <w:del w:id="1075" w:author="Yuyong Kim" w:date="2026-05-10T00:00:00Z">
        <w:r>
          <w:delText xml:space="preserve">3 / 3</w:delText>
        </w:r>
      </w:del>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0" Type="http://schemas.openxmlformats.org/officeDocument/2006/relationships/image" Target="media/rId10.png"/><Relationship Id="rId22" Type="http://schemas.openxmlformats.org/officeDocument/2006/relationships/image" Target="media/rId22.png"/><Relationship Id="rId32" Type="http://schemas.openxmlformats.org/officeDocument/2006/relationships/image" Target="media/rId32.png"/><Relationship Id="rId40" Type="http://schemas.openxmlformats.org/officeDocument/2006/relationships/image" Target="media/rId40.png"/><Relationship Id="rId48" Type="http://schemas.openxmlformats.org/officeDocument/2006/relationships/image" Target="media/rId48.png"/><Relationship Id="rId66" Type="http://schemas.openxmlformats.org/officeDocument/2006/relationships/hyperlink" Target="https://github.com/yuyongkim/did-you-check-kosha" TargetMode="External"/><Relationship Id="rId83" Type="http://schemas.openxmlformats.org/officeDocument/2006/relationships/hyperlink" Target="https://www.kosha.or.kr" TargetMode="External"/><Relationship Id="rId84" Type="http://schemas.openxmlformats.org/officeDocument/2006/relationships/hyperlink" Target="https://www.law.go.kr" TargetMode="External"/></Relationships>
</file>

<file path=word/_rels/footnotes.xml.rels><?xml version='1.0' encoding='UTF-8' standalone='yes'?>
<Relationships xmlns="http://schemas.openxmlformats.org/package/2006/relationships"><Relationship Id="rId66" Type="http://schemas.openxmlformats.org/officeDocument/2006/relationships/hyperlink" Target="https://github.com/yuyongkim/did-you-check-kosha" TargetMode="External"/><Relationship Id="rId83" Type="http://schemas.openxmlformats.org/officeDocument/2006/relationships/hyperlink" Target="https://www.kosha.or.kr" TargetMode="External"/><Relationship Id="rId84" Type="http://schemas.openxmlformats.org/officeDocument/2006/relationships/hyperlink" Target="https://www.law.go.k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2026-05-10T02:38:47Z</dcterms:created>
  <dcterms:modified xsi:type="dcterms:W3CDTF">2026-05-10T02:38:47Z</dcterms:modified>
</cp:coreProperties>
</file>

<file path=docProps/custom.xml><?xml version="1.0" encoding="utf-8"?>
<Properties xmlns="http://schemas.openxmlformats.org/officeDocument/2006/custom-properties" xmlns:vt="http://schemas.openxmlformats.org/officeDocument/2006/docPropsVTypes"/>
</file>
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X12db9d99a5ba7d4a6ed195b593e01dda56b732f"/>
    <w:p>
      <w:pPr>
        <w:pStyle w:val="Heading1"/>
      </w:pPr>
      <w:r>
        <w:t xml:space="preserve">Detecting Jurisdiction Compliance Gaps in Process Plant Engineering with Regulatory RAG</w:t>
      </w:r>
    </w:p>
    <w:p>
      <w:pPr>
        <w:pStyle w:val="FirstParagraph"/>
        <w:rPr>
          <w:ins w:id="3" w:author="Yuyong Kim" w:date="2026-05-10T00:00:00Z"/>
        </w:rPr>
      </w:pPr>
      <w:ins w:id="2" w:author="Yuyong Kim" w:date="2026-05-10T00:00:00Z">
        <w:r>
          <w:rPr>
            <w:b/>
            <w:bCs/>
          </w:rPr>
          <w:t xml:space="preserve">Yuyong Kim University of Wisconsin–Madison ykim288@wisc.edu</w:t>
        </w:r>
      </w:ins>
    </w:p>
    <w:p>
      <w:pPr>
        <w:pStyle w:val="BodyText"/>
        <w:rPr>
          <w:ins w:id="5" w:author="Yuyong Kim" w:date="2026-05-10T00:00:00Z"/>
        </w:rPr>
      </w:pPr>
      <w:ins w:id="4" w:author="Yuyong Kim" w:date="2026-05-10T00:00:00Z">
        <w:r>
          <w:t xml:space="preserve">Manuscript number: JLP-D-26-00414 (revised)</w:t>
        </w:r>
      </w:ins>
    </w:p>
    <w:p>
      <w:r>
        <w:pict>
          <v:rect style="width:0;height:1.5pt" o:hralign="center" o:hrstd="t" o:hr="t"/>
        </w:pict>
      </w:r>
    </w:p>
    <w:bookmarkStart w:id="9" w:name="abstract"/>
    <w:p>
      <w:pPr>
        <w:pStyle w:val="Heading2"/>
      </w:pPr>
      <w:r>
        <w:t xml:space="preserve">Abstract</w:t>
      </w:r>
    </w:p>
    <w:p>
      <w:pPr>
        <w:pStyle w:val="FirstParagraph"/>
        <w:rPr>
          <w:ins w:id="7" w:author="Yuyong Kim" w:date="2026-05-10T00:00:00Z"/>
        </w:rPr>
      </w:pPr>
      <w:ins w:id="6" w:author="Yuyong Kim" w:date="2026-05-10T00:00:00Z">
        <w:r>
          <w:t xml:space="preserve">Engineering calculations in Korean process plant projects span seven disciplines, but conventional review remains discipline-siloed and rarely surfaces Korean-jurisdiction obligations beyond international code compliance. This paper presents an AI verification platform that combines seven standards-based calculation engines, a four-layer verification stack, and a local KOSHA Retrieval-Augmented Generation (RAG) layer built from 1,327 guide documents and 3,102 statutory-provision rows, yielding 16,174 searchable entries in a SQLite FTS5 index. Regulatory grounding is generated on-premises with qwen3:4b served through Ollama. Across 220 synthetic golden cases, all calculations pass end-to-end implementation verification. In a 60-scenario cross-discipline ablation, enabling the validator increases blocking from 0/60 to 26/60 (+0.4333), with 22 of 26 detections concentrated in piping-vessel nozzle-margin coupling. In a 50-query curated retrieval benchmark, enhanced retrieval improves Recall@1 from 0.4400 to 0.7400 and MRR@10 from 0.5744 to 0.7933 over plain BM25; Recall@3 and Recall@5 each improve by +0.12 but are not statistically distinguishable from zero on this benchmark. Three case studies show that the KOSHA RAG layer surfaces Korean-jurisdiction obligations, including Article 256 of the Rules on Occupational Safety and Health Standards (산업안전보건기준에 관한 규칙), even when ASME/API calculations clear without flag. We position the system as a compliance co-pilot for HAZOP, RBI, and digital-twin workflows and formalise the jurisdiction compliance gap between international code compliance and Korean Process Safety Management (PSM) regulatory fulfilment.</w:t>
        </w:r>
      </w:ins>
    </w:p>
    <w:p>
      <w:pPr>
        <w:pStyle w:val="BodyText"/>
        <w:rPr>
          <w:ins w:id="9" w:author="Yuyong Kim" w:date="2026-05-10T00:00:00Z"/>
        </w:rPr>
      </w:pPr>
      <w:ins w:id="8" w:author="Yuyong Kim" w:date="2026-05-10T00:00:00Z">
        <w:r>
          <w:rPr>
            <w:b/>
            <w:bCs/>
          </w:rPr>
          <w:t xml:space="preserve">Keywords: KOSHA RAG · process safety management · process plant engineering · multi-discipline verification · jurisdiction compliance gap · large language model · regulatory compliance</w:t>
        </w:r>
      </w:ins>
    </w:p>
    <w:p>
      <w:r>
        <w:pict>
          <v:rect style="width:0;height:1.5pt" o:hralign="center" o:hrstd="t" o:hr="t"/>
        </w:pict>
      </w:r>
    </w:p>
    <w:bookmarkEnd w:id="9"/>
    <w:bookmarkStart w:id="13" w:name="introduction"/>
    <w:p>
      <w:pPr>
        <w:pStyle w:val="Heading2"/>
      </w:pPr>
      <w:r>
        <w:t xml:space="preserve">1. Introduction</w:t>
      </w:r>
    </w:p>
    <w:p>
      <w:pPr>
        <w:pStyle w:val="FirstParagraph"/>
        <w:rPr>
          <w:ins w:id="11" w:author="Yuyong Kim" w:date="2026-05-10T00:00:00Z"/>
        </w:rPr>
      </w:pPr>
      <w:ins w:id="10" w:author="Yuyong Kim" w:date="2026-05-10T00:00:00Z">
        <w:r>
          <w:t xml:space="preserve">Engineering calculation and compliance verification in Korean petrochemical and process plant projects span more than seven engineering disciplines — piping, pressure vessels (static equipment), rotating machinery, electrical systems, instrumentation, structural steel, and civil structures — across a broad lifecycle that includes process design, detailed engineering, construction and commissioning, and ongoing operation and inspection. Whether verifying that a new piping system meets minimum wall-thickness requirements under ASME B31.3 or assessing the remaining service life of an operating pressure vessel under API 579-1, the underlying calculation workflows share the same structural problem: discipline-specific tools and review procedures create a systematic gap in which (a) cross-discipline coupling hazards are not captured and (b) jurisdictional regulatory obligations beyond the international codes are not surfaced. Excessive piping nozzle loads can drive rotating equipment vibration; civil foundation settlement can propagate into rotating equipment alignment failure; neither is detectable by single-domain calculations alone. Likewise, an SA-106 carbon-steel line in sour-chloride service can pass ASME B31.3 minimum-wall and API 570 inspection-interval checks while still being non-compliant with Article 256 of the Korean Rules on Occupational Safety and Health Standards.</w:t>
        </w:r>
      </w:ins>
    </w:p>
    <w:p>
      <w:pPr>
        <w:pStyle w:val="BodyText"/>
        <w:rPr>
          <w:ins w:id="13" w:author="Yuyong Kim" w:date="2026-05-10T00:00:00Z"/>
        </w:rPr>
      </w:pPr>
      <w:ins w:id="12" w:author="Yuyong Kim" w:date="2026-05-10T00:00:00Z">
        <w:r>
          <w:t xml:space="preserve">Korean plants subject to the Chemical Substances Control Act and the Occupational Safety and Health Act must comply with the Process Safety Management (PSM) framework administered by the Korea Occupational Safety and Health Agency (KOSHA), which imposes jurisdiction-specific procedural, documentation, and inspection-trigger obligations. To date, no published study has systematically integrated the KOSHA regulatory corpus into an engineering AI verification system that also performs the underlying ASME/API calculations.</w:t>
        </w:r>
      </w:ins>
    </w:p>
    <w:p>
      <w:pPr>
        <w:pStyle w:val="BodyText"/>
        <w:rPr>
          <w:ins w:id="15" w:author="Yuyong Kim" w:date="2026-05-10T00:00:00Z"/>
        </w:rPr>
      </w:pPr>
      <w:ins w:id="14" w:author="Yuyong Kim" w:date="2026-05-10T00:00:00Z">
        <w:r>
          <w:t xml:space="preserve">This study addresses the following two research questions:</w:t>
        </w:r>
      </w:ins>
    </w:p>
    <w:p>
      <w:pPr>
        <w:pStyle w:val="BodyText"/>
        <w:rPr>
          <w:ins w:id="17" w:author="Yuyong Kim" w:date="2026-05-10T00:00:00Z"/>
        </w:rPr>
      </w:pPr>
      <w:ins w:id="16" w:author="Yuyong Kim" w:date="2026-05-10T00:00:00Z">
        <w:r>
          <w:rPr>
            <w:b/>
            <w:bCs/>
          </w:rPr>
          <w:t xml:space="preserve">RQ1. What additional cross-discipline coupling hazards does the proposed multi-discipline verification architecture detect compared with independent single-domain calculations, across a predefined set of domain pairs?</w:t>
        </w:r>
      </w:ins>
    </w:p>
    <w:p>
      <w:pPr>
        <w:pStyle w:val="BodyText"/>
      </w:pPr>
      <w:r>
        <w:rPr>
          <w:b/>
          <w:bCs/>
        </w:rPr>
        <w:t xml:space="preserve">RQ2. </w:t>
      </w:r>
      <w:del w:id="18" w:author="Yuyong Kim" w:date="2026-05-10T00:00:00Z">
        <w:r>
          <w:rPr>
            <w:b/>
            <w:bCs/>
          </w:rPr>
          <w:delText xml:space="preserve">Can</w:delText>
        </w:r>
      </w:del>
      <w:ins w:id="19" w:author="Yuyong Kim" w:date="2026-05-10T00:00:00Z">
        <w:r>
          <w:rPr>
            <w:b/>
            <w:bCs/>
          </w:rPr>
          <w:t xml:space="preserve">Does</w:t>
        </w:r>
      </w:ins>
      <w:r>
        <w:rPr>
          <w:b/>
          <w:bCs/>
        </w:rPr>
        <w:t xml:space="preserve"> </w:t>
      </w:r>
      <w:del w:id="20" w:author="Yuyong Kim" w:date="2026-05-10T00:00:00Z">
        <w:r>
          <w:rPr>
            <w:b/>
            <w:bCs/>
          </w:rPr>
          <w:delText xml:space="preserve">a</w:delText>
        </w:r>
      </w:del>
      <w:ins w:id="21" w:author="Yuyong Kim" w:date="2026-05-10T00:00:00Z">
        <w:r>
          <w:rPr>
            <w:b/>
            <w:bCs/>
          </w:rPr>
          <w:t xml:space="preserve">the KOSHA</w:t>
        </w:r>
      </w:ins>
      <w:r>
        <w:rPr>
          <w:b/>
          <w:bCs/>
        </w:rPr>
        <w:t xml:space="preserve"> regulatory RAG layer identify </w:t>
      </w:r>
      <w:ins w:id="22" w:author="Yuyong Kim" w:date="2026-05-10T00:00:00Z">
        <w:r>
          <w:rPr>
            <w:b/>
            <w:bCs/>
          </w:rPr>
          <w:t xml:space="preserve">Korean-</w:t>
        </w:r>
      </w:ins>
      <w:r>
        <w:rPr>
          <w:b/>
          <w:bCs/>
        </w:rPr>
        <w:t xml:space="preserve">jurisdiction</w:t>
      </w:r>
      <w:del w:id="23" w:author="Yuyong Kim" w:date="2026-05-10T00:00:00Z">
        <w:r>
          <w:rPr>
            <w:b/>
            <w:bCs/>
          </w:rPr>
          <w:delText xml:space="preserve">-specific</w:delText>
        </w:r>
      </w:del>
      <w:r>
        <w:rPr>
          <w:b/>
          <w:bCs/>
        </w:rPr>
        <w:t xml:space="preserve"> compliance requirements that international</w:t>
      </w:r>
      <w:del w:id="24" w:author="Yuyong Kim" w:date="2026-05-10T00:00:00Z">
        <w:r>
          <w:rPr>
            <w:b/>
            <w:bCs/>
          </w:rPr>
          <w:delText xml:space="preserve"> </w:delText>
        </w:r>
      </w:del>
      <w:ins w:id="25" w:author="Yuyong Kim" w:date="2026-05-10T00:00:00Z">
        <w:r>
          <w:rPr>
            <w:b/>
            <w:bCs/>
          </w:rPr>
          <w:t xml:space="preserve">-</w:t>
        </w:r>
      </w:ins>
      <w:r>
        <w:rPr>
          <w:b/>
          <w:bCs/>
        </w:rPr>
        <w:t xml:space="preserve">code calculations structurally </w:t>
      </w:r>
      <w:del w:id="26" w:author="Yuyong Kim" w:date="2026-05-10T00:00:00Z">
        <w:r>
          <w:rPr>
            <w:b/>
            <w:bCs/>
          </w:rPr>
          <w:delText xml:space="preserve">o</w:delText>
        </w:r>
      </w:del>
      <w:r>
        <w:rPr>
          <w:b/>
          <w:bCs/>
        </w:rPr>
        <w:t xml:space="preserve">mi</w:t>
      </w:r>
      <w:del w:id="27" w:author="Yuyong Kim" w:date="2026-05-10T00:00:00Z">
        <w:r>
          <w:rPr>
            <w:b/>
            <w:bCs/>
          </w:rPr>
          <w:delText xml:space="preserve">t</w:delText>
        </w:r>
      </w:del>
      <w:ins w:id="28" w:author="Yuyong Kim" w:date="2026-05-10T00:00:00Z">
        <w:r>
          <w:rPr>
            <w:b/>
            <w:bCs/>
          </w:rPr>
          <w:t xml:space="preserve">ss</w:t>
        </w:r>
      </w:ins>
      <w:r>
        <w:rPr>
          <w:b/>
          <w:bCs/>
        </w:rPr>
        <w:t xml:space="preserve">?</w:t>
      </w:r>
    </w:p>
    <w:p>
      <w:pPr>
        <w:pStyle w:val="BodyText"/>
        <w:rPr>
          <w:ins w:id="30" w:author="Yuyong Kim" w:date="2026-05-10T00:00:00Z"/>
        </w:rPr>
      </w:pPr>
      <w:ins w:id="29" w:author="Yuyong Kim" w:date="2026-05-10T00:00:00Z">
        <w:r>
          <w:t xml:space="preserve">The contributions of this paper are as follows. First, we propose a verification architecture that integrates seven engineering disciplines into a single orchestration pipeline and automatically detects coupling hazards across ten predefined domain pairs, with empirical validation strongest in piping-vessel coupling and exploratory in the remaining pairs. Second, we present a methodology for integrating a KOSHA public-API regulatory corpus into engineering AI verification — to our knowledge, the first such system. Third, we construct a quantitative evaluation framework comprising 220 synthetic golden cases, a 60-scenario cross-discipline ablation, a 50-query curated regulatory retrieval benchmark, and an industry-baseline comparison (“ASME/API pass = compliance complete”) on three representative case studies; Appendix A complements this synthetic evidence with a real-plant pipeline-execution case (VES-REAL-001, anonymised cryogenic flare knockout drum) so that the framework is demonstrated end-to-end on actual EPC design data and not on synthetic inputs alone. Fourth, we formalise the jurisdiction compliance gap as a defined construct and position the system as a compliance co-pilot to HAZOP, RBI, and digital-twin workflows — not a replacement. Code and datasets are released under AGPL-3.0.</w:t>
        </w:r>
      </w:ins>
    </w:p>
    <w:p>
      <w:pPr>
        <w:pStyle w:val="BodyText"/>
        <w:rPr>
          <w:ins w:id="32" w:author="Yuyong Kim" w:date="2026-05-10T00:00:00Z"/>
        </w:rPr>
      </w:pPr>
      <w:ins w:id="31" w:author="Yuyong Kim" w:date="2026-05-10T00:00:00Z">
        <w:r>
          <w:rPr>
            <w:b/>
            <w:bCs/>
          </w:rPr>
          <w:t xml:space="preserve">Scope statement. The architecture described in §3 spans seven engineering disciplines and four verification layers; this is the framework scope. The empirical evidence presented in §6 covers a subset — the validated scope — concentrated in piping-vessel coupling (22 of 26 ablation detections); electrical-rotating, civil-rotating, instrumentation, and structural pairs are exercised at a more exploratory level. The two scopes are separated throughout the paper to avoid the impression that empirical validation has covered the full architecture uniformly.</w:t>
        </w:r>
      </w:ins>
    </w:p>
    <w:p>
      <w:pPr>
        <w:pStyle w:val="CaptionedFigure"/>
      </w:pPr>
      <w:r>
        <w:drawing>
          <wp:inline>
            <wp:extent cx="4533900" cy="1968160"/>
            <wp:effectExtent b="0" l="0" r="0" t="0"/>
            <wp:docPr descr="Figure 1. Overall system architecture: orchestrator, seven domain calculation services with shared four-layer verification, cross-discipline validator, and KOSHA Regulatory RAG layer with on-premises LLM." title="" id="11" name="Picture"/>
            <a:graphic>
              <a:graphicData uri="http://schemas.openxmlformats.org/drawingml/2006/picture">
                <pic:pic>
                  <pic:nvPicPr>
                    <pic:cNvPr descr="figures/fig_1_system_architecture.png" id="12" name="Picture"/>
                    <pic:cNvPicPr>
                      <a:picLocks noChangeArrowheads="1" noChangeAspect="1"/>
                    </pic:cNvPicPr>
                  </pic:nvPicPr>
                  <pic:blipFill>
                    <a:blip r:embed="rId10"/>
                    <a:stretch>
                      <a:fillRect/>
                    </a:stretch>
                  </pic:blipFill>
                  <pic:spPr bwMode="auto">
                    <a:xfrm>
                      <a:off x="0" y="0"/>
                      <a:ext cx="4533900" cy="1968160"/>
                    </a:xfrm>
                    <a:prstGeom prst="rect">
                      <a:avLst/>
                    </a:prstGeom>
                    <a:noFill/>
                    <a:ln w="9525">
                      <a:noFill/>
                      <a:headEnd/>
                      <a:tailEnd/>
                    </a:ln>
                  </pic:spPr>
                </pic:pic>
              </a:graphicData>
            </a:graphic>
          </wp:inline>
        </w:drawing>
      </w:r>
    </w:p>
    <w:p>
      <w:pPr>
        <w:pStyle w:val="ImageCaption"/>
        <w:rPr>
          <w:ins w:id="34" w:author="Yuyong Kim" w:date="2026-05-10T00:00:00Z"/>
        </w:rPr>
      </w:pPr>
      <w:ins w:id="33" w:author="Yuyong Kim" w:date="2026-05-10T00:00:00Z">
        <w:r>
          <w:t xml:space="preserve">Figure 1. Overall system architecture: orchestrator, seven domain calculation services with shared four-layer verification, cross-discipline validator, and KOSHA Regulatory RAG layer with on-premises LLM.</w:t>
        </w:r>
      </w:ins>
    </w:p>
    <w:p>
      <w:r>
        <w:pict>
          <v:rect style="width:0;height:1.5pt" o:hralign="center" o:hrstd="t" o:hr="t"/>
        </w:pict>
      </w:r>
    </w:p>
    <w:bookmarkEnd w:id="13"/>
    <w:bookmarkStart w:id="20" w:name="related-work"/>
    <w:p>
      <w:pPr>
        <w:pStyle w:val="Heading2"/>
      </w:pPr>
      <w:r>
        <w:t xml:space="preserve">2. Related Work</w:t>
      </w:r>
    </w:p>
    <w:bookmarkStart w:id="14" w:name="ai-applications-in-process-safety"/>
    <w:p>
      <w:pPr>
        <w:pStyle w:val="Heading3"/>
      </w:pPr>
      <w:r>
        <w:t xml:space="preserve">2.1 AI Applications in Process Safety</w:t>
      </w:r>
    </w:p>
    <w:p>
      <w:pPr>
        <w:pStyle w:val="FirstParagraph"/>
        <w:rPr>
          <w:ins w:id="36" w:author="Yuyong Kim" w:date="2026-05-10T00:00:00Z"/>
        </w:rPr>
      </w:pPr>
      <w:ins w:id="35" w:author="Yuyong Kim" w:date="2026-05-10T00:00:00Z">
        <w:r>
          <w:t xml:space="preserve">Large language models are increasingly studied for chemical process design, optimisation, and maintenance knowledge extraction. Selvam et al. (2026) review AI applications across hazard detection, dynamic risk assessment, and barrier management in chemical process industries, reporting 30–60% gains in anomaly and near-miss detection accuracy, while identifying data bias, field validation, and regulatory uncertainty as primary limitations. Woo et al. (2025) survey LLM applications in process systems engineering across chemical process design, hybrid process modelling, and autonomous control systems, but do not address seven-discipline integrated engineering verification or KOSHA regulatory RAG. Elhosary et al. (2024) propose an LLM-assisted HAZOP system using RAG and vector search to retrieve historical incidents and guide analysis sessions, but the system is limited to single-process analysis and does not integrate multi-discipline calculation verification. Walavalkar et al. (2021) systematically review more than one hundred ML and deep learning applications in chemical health and safety, covering exposure and risk assessment, but do not treat RAG-based regulatory grounding or multi-discipline engineering verification architectures.</w:t>
        </w:r>
      </w:ins>
    </w:p>
    <w:bookmarkEnd w:id="14"/>
    <w:bookmarkStart w:id="15" w:name="rag-in-technical-and-regulatory-domains"/>
    <w:p>
      <w:pPr>
        <w:pStyle w:val="Heading3"/>
      </w:pPr>
      <w:r>
        <w:t xml:space="preserve">2.2 RAG in Technical and Regulatory Domains</w:t>
      </w:r>
    </w:p>
    <w:p>
      <w:pPr>
        <w:pStyle w:val="FirstParagraph"/>
        <w:rPr>
          <w:ins w:id="38" w:author="Yuyong Kim" w:date="2026-05-10T00:00:00Z"/>
        </w:rPr>
      </w:pPr>
      <w:ins w:id="37" w:author="Yuyong Kim" w:date="2026-05-10T00:00:00Z">
        <w:r>
          <w:t xml:space="preserve">The foundational RAG architecture of Lewis et al. (2020), surveyed by Gao et al. (2024), targets general knowledge-intensive NLP tasks; the present work specialises this architecture for a KOSHA regulatory corpus integrated with domain-level engineering calculation context. Walker et al. (2026) propose RAGuard, which uses parallel indexing of safety-critical documents alongside technical manuals in an offshore wind maintenance setting and demonstrates large gains in Safety Recall@K across BM25, dense, and hybrid retrieval paradigms. RAGuard is the closest structural precedent to the present system but is limited to a single industry domain with no Korean PSM statutory linkage. Klesel and Wittmann (2025) provide an enterprise RAG survey and identify “how RAG-based systems can fulfil regulatory requirements” as an open research direction, but leave actual regulatory corpus construction and engineering-calculation integration unexplored.</w:t>
        </w:r>
      </w:ins>
    </w:p>
    <w:bookmarkEnd w:id="15"/>
    <w:bookmarkStart w:id="16" w:name="X0fc09801f25ed2983f70be59186bb1e62c66345"/>
    <w:p>
      <w:pPr>
        <w:pStyle w:val="Heading3"/>
      </w:pPr>
      <w:r>
        <w:t xml:space="preserve">2.3 Multi-Discipline Maintenance and Asset Integrity</w:t>
      </w:r>
    </w:p>
    <w:p>
      <w:pPr>
        <w:pStyle w:val="FirstParagraph"/>
        <w:rPr>
          <w:ins w:id="40" w:author="Yuyong Kim" w:date="2026-05-10T00:00:00Z"/>
        </w:rPr>
      </w:pPr>
      <w:ins w:id="39" w:author="Yuyong Kim" w:date="2026-05-10T00:00:00Z">
        <w:r>
          <w:t xml:space="preserve">AI-based asset integrity management frameworks for offshore oil-and-gas pipelines (Jones et al., 2025) focus on single-asset scope and do not cover electrical, instrumentation, or structural disciplines. Hector and Panjanathan (2024) survey IoT-enabled predictive maintenance planning models in Industry 4.0 but do not address standards-based calculation engines or regulatory RAG integration. Ait-Alla et al. (2022) provide an overview of predictive maintenance workflows in Industry 4.0, without process-plant-specific seven-discipline integrated verification or PSM regulatory linkage.</w:t>
        </w:r>
      </w:ins>
    </w:p>
    <w:bookmarkEnd w:id="16"/>
    <w:bookmarkStart w:id="17" w:name="X5eeafd4ea8b7058369770114167c978a808e744"/>
    <w:p>
      <w:pPr>
        <w:pStyle w:val="Heading3"/>
      </w:pPr>
      <w:r>
        <w:t xml:space="preserve">2.4 Verification Methodology — N-Version Programming and K-Voting</w:t>
      </w:r>
    </w:p>
    <w:p>
      <w:pPr>
        <w:pStyle w:val="FirstParagraph"/>
        <w:rPr>
          <w:ins w:id="42" w:author="Yuyong Kim" w:date="2026-05-10T00:00:00Z"/>
        </w:rPr>
      </w:pPr>
      <w:ins w:id="41" w:author="Yuyong Kim" w:date="2026-05-10T00:00:00Z">
        <w:r>
          <w:t xml:space="preserve">The N-version programming literature originating with Avizienis (1985) establishes the theoretical basis for reliability improvement through consensus among independently executed computational paths. The Layer-2 K-voting consensus mechanism proposed in this study applies this principle to plant engineering calculation services with a 1% relative-deviation tolerance. To our knowledge, this is the first reported application of voting-style numerical consensus in standards-based plant engineering calculation tools.</w:t>
        </w:r>
      </w:ins>
    </w:p>
    <w:bookmarkEnd w:id="17"/>
    <w:bookmarkStart w:id="18" w:name="korean-psm-regulation-and-kosha"/>
    <w:p>
      <w:pPr>
        <w:pStyle w:val="Heading3"/>
      </w:pPr>
      <w:r>
        <w:t xml:space="preserve">2.5 Korean PSM Regulation and KOSHA</w:t>
      </w:r>
    </w:p>
    <w:p>
      <w:pPr>
        <w:pStyle w:val="FirstParagraph"/>
        <w:rPr>
          <w:ins w:id="44" w:author="Yuyong Kim" w:date="2026-05-10T00:00:00Z"/>
        </w:rPr>
      </w:pPr>
      <w:ins w:id="43" w:author="Yuyong Kim" w:date="2026-05-10T00:00:00Z">
        <w:r>
          <w:t xml:space="preserve">Korean plants subject to the Chemical Substances Control Act and the Occupational Safety and Health Act must fulfil regular safety review obligations for pressure equipment, rotating machinery, electrical systems, and structures under the KOSHA PSM framework. Kim et al. (2022) apply text mining to 1,300 KOSHA accident case reports for multi-cause accident classification, and Lee and Ahn (2025) fine-tune a large language model on KOSHA construction safety guidelines to build a regulation-grounded safety Q&amp;A prototype. Both works use KOSHA data primarily for document classification or question answering and do not extend to an engineering-calculation verification layer integrated with ASME/API engines. Robertson and Zaragoza (2009) provide the BM25 ranking foundation used in our retrieval layer. An automated multi-discipline engineering verification architecture specialised for KOSHA regulations has not been reported in the literature, and to our knowledge, the present work is the first systematic treatment of this problem.</w:t>
        </w:r>
      </w:ins>
    </w:p>
    <w:bookmarkEnd w:id="18"/>
    <w:bookmarkStart w:id="19" w:name="X03437619b635eb74f113d63efdeb1c92547e787"/>
    <w:p>
      <w:pPr>
        <w:pStyle w:val="Heading3"/>
      </w:pPr>
      <w:r>
        <w:t xml:space="preserve">2.6 Position relative to HAZOP, RBI, and Digital Twin</w:t>
      </w:r>
    </w:p>
    <w:p>
      <w:pPr>
        <w:pStyle w:val="FirstParagraph"/>
        <w:rPr>
          <w:ins w:id="46" w:author="Yuyong Kim" w:date="2026-05-10T00:00:00Z"/>
        </w:rPr>
      </w:pPr>
      <w:ins w:id="45" w:author="Yuyong Kim" w:date="2026-05-10T00:00:00Z">
        <w:r>
          <w:t xml:space="preserve">The proposed framework is intentionally complementary to — not a replacement for — established process-safety methods. HAZOP identifies process deviations through expert-led, multidisciplinary workshops; RBI (Risk-Based Inspection) optimises inspection strategy from equipment degradation models; Digital Twins maintain a live or near-live mirror of plant state. None of these methods natively encodes jurisdiction-specific statutory obligations. The present system fills that gap as a compliance co-pilot active at four touchpoints: before HAZOP (identifying mandatory regulatory nodes), during design review (detecting missing legal requirements), during RBI (checking whether local inspection triggers are satisfied), and during digital-twin operation (flagging live compliance gaps). We elaborate this positioning quantitatively in Section 7 and Table 8.</w:t>
        </w:r>
      </w:ins>
    </w:p>
    <w:p>
      <w:r>
        <w:pict>
          <v:rect style="width:0;height:1.5pt" o:hralign="center" o:hrstd="t" o:hr="t"/>
        </w:pict>
      </w:r>
    </w:p>
    <w:bookmarkEnd w:id="19"/>
    <w:bookmarkEnd w:id="20"/>
    <w:bookmarkStart w:id="21" w:name="system-architecture"/>
    <w:p>
      <w:pPr>
        <w:pStyle w:val="Heading2"/>
      </w:pPr>
      <w:r>
        <w:t xml:space="preserve">3. System Architecture</w:t>
      </w:r>
    </w:p>
    <w:p>
      <w:pPr>
        <w:pStyle w:val="FirstParagraph"/>
        <w:rPr>
          <w:ins w:id="48" w:author="Yuyong Kim" w:date="2026-05-10T00:00:00Z"/>
        </w:rPr>
      </w:pPr>
      <w:ins w:id="47" w:author="Yuyong Kim" w:date="2026-05-10T00:00:00Z">
        <w:r>
          <w:t xml:space="preserve">The proposed platform consists of an orchestrator, seven domain services, supporting agents, an API layer, and a KOSHA regulatory layer. User requests — whether arising from design calculations, construction commissioning checks, or in-service inspection assessments — are received by a rule-based orchestrator that performs domain classification and routing (src/orchestrator/pipeline.py, src/orchestrator/state_machine.py). Each domain service follows an identical four-layer verification structure (src/services/&lt;discipline&gt;_service.py). Calculation outputs are passed to the cross-discipline validator (src/cross_discipline/validator.py) for coupling hazard analysis across ten predefined domain pairs. The KOSHA RAG layer (src/rag/local_kosha_rag.py) translates the domain calculation context into a Korean natural-language query, retrieves relevant regulatory passages from a local SQLite FTS5 index, and uses an on-premises Qwen model (qwen3:4b in the benchmarked configuration, served through Ollama) to generate structured regulatory grounding covering key conclusions, regulatory justification, and practical advisories. The final output is an integrated report containing calculation numerics, verification-layer status, KOSHA regulatory grounding, and a full audit trail. No external data transmission occurs at any stage; all inference runs locally via Ollama. End-to-end pipeline latency, measured on a commodity AMD CPU (outputs/pipeline_latency.md), is approximately 0.06 ms median per discipline for the deterministic stack (Layers 1–4) and 1.15 ms median for KOSHA RAG top-10 retrieval; the on-premises Qwen generation step adds approximately 42 s median, dominating end-to-end latency when full LLM grounding is requested. The deterministic core is fast enough to run inline during a design-review session; LLM grounding is appropriately scheduled as a batch step.</w:t>
        </w:r>
      </w:ins>
    </w:p>
    <w:p>
      <w:r>
        <w:pict>
          <v:rect style="width:0;height:1.5pt" o:hralign="center" o:hrstd="t" o:hr="t"/>
        </w:pict>
      </w:r>
    </w:p>
    <w:bookmarkEnd w:id="21"/>
    <w:bookmarkStart w:id="29" w:name="kosha-regulatory-knowledge-layer"/>
    <w:p>
      <w:pPr>
        <w:pStyle w:val="Heading2"/>
      </w:pPr>
      <w:r>
        <w:t xml:space="preserve">4. KOSHA Regulatory Knowledge Layer</w:t>
      </w:r>
    </w:p>
    <w:bookmarkStart w:id="25" w:name="corpus-construction"/>
    <w:p>
      <w:pPr>
        <w:pStyle w:val="Heading3"/>
      </w:pPr>
      <w:r>
        <w:t xml:space="preserve">4.1 Corpus Construction</w:t>
      </w:r>
    </w:p>
    <w:p>
      <w:pPr>
        <w:pStyle w:val="FirstParagraph"/>
        <w:rPr>
          <w:ins w:id="50" w:author="Yuyong Kim" w:date="2026-05-10T00:00:00Z"/>
        </w:rPr>
      </w:pPr>
      <w:ins w:id="49" w:author="Yuyong Kim" w:date="2026-05-10T00:00:00Z">
        <w:r>
          <w:t xml:space="preserve">The KOSHA regulatory corpus was assembled from two public APIs of the Korean Open Data Portal (data.go.kr). The KOSHA smart-search endpoint (/B552468/srch/smartSearch) was used to harvest 18,576 rows of guide-section and statutory-provision metadata across ten categories — categories 1–9 and 11; category 10 is unused by the KOSHA Smart-search API and therefore omitted by construction. The harvest comprises 1,327 guide documents (9,069 sections) and 3,102 statutory-provision rows (datasets/kosha/manifest.json). The KOSHA Guide PDF endpoint was used to download 1,039 technical guideline PDFs, which were parsed page-by-page, segmented into 13,084 retrieval-optimised chunks, and normalised. After parsing and indexing, the SQLite FTS5 index used at retrieval time retains 16,174 searchable rows = 13,084 guide chunks + 3,090 indexed law-article entries. Twelve law-article rows were excluded by src/rag/local_kosha_rag.py:185 because their content field was empty in the source API response. Triage of these twelve (outputs/kosha_missing_articles_report.md) shows that four are repealed (삭제) provisions for which an empty body is expected and the row is correctly excluded; the remaining eight require a JS-rendered re-fetch from the National Law Information Center (law.go.kr/lsScJoRltInfoR.do is a single-page-application shell; KOSHA Smart-search retrieval by doc_id returns no hits for these specific records). The pending eight are documented as Limitation 6 (§8). The resulting database is approximately 200 MB.</w:t>
        </w:r>
      </w:ins>
    </w:p>
    <w:p>
      <w:pPr>
        <w:pStyle w:val="CaptionedFigure"/>
      </w:pPr>
      <w:r>
        <w:drawing>
          <wp:inline>
            <wp:extent cx="3840480" cy="5137910"/>
            <wp:effectExtent b="0" l="0" r="0" t="0"/>
            <wp:docPr descr="Figure 2. Regulatory RAG workflow: calculation context to concept-aware Korean query construction, BM25 FTS5 retrieval with synonym expansion and OR fallback, structured grounding generation with citation indices." title="" id="23" name="Picture"/>
            <a:graphic>
              <a:graphicData uri="http://schemas.openxmlformats.org/drawingml/2006/picture">
                <pic:pic>
                  <pic:nvPicPr>
                    <pic:cNvPr descr="figures/fig_2_rag_workflow.png" id="24" name="Picture"/>
                    <pic:cNvPicPr>
                      <a:picLocks noChangeArrowheads="1" noChangeAspect="1"/>
                    </pic:cNvPicPr>
                  </pic:nvPicPr>
                  <pic:blipFill>
                    <a:blip r:embed="rId22"/>
                    <a:stretch>
                      <a:fillRect/>
                    </a:stretch>
                  </pic:blipFill>
                  <pic:spPr bwMode="auto">
                    <a:xfrm>
                      <a:off x="0" y="0"/>
                      <a:ext cx="3840480" cy="5137910"/>
                    </a:xfrm>
                    <a:prstGeom prst="rect">
                      <a:avLst/>
                    </a:prstGeom>
                    <a:noFill/>
                    <a:ln w="9525">
                      <a:noFill/>
                      <a:headEnd/>
                      <a:tailEnd/>
                    </a:ln>
                  </pic:spPr>
                </pic:pic>
              </a:graphicData>
            </a:graphic>
          </wp:inline>
        </w:drawing>
      </w:r>
    </w:p>
    <w:p>
      <w:pPr>
        <w:pStyle w:val="ImageCaption"/>
        <w:rPr>
          <w:ins w:id="52" w:author="Yuyong Kim" w:date="2026-05-10T00:00:00Z"/>
        </w:rPr>
      </w:pPr>
      <w:ins w:id="51" w:author="Yuyong Kim" w:date="2026-05-10T00:00:00Z">
        <w:r>
          <w:t xml:space="preserve">Figure 2. Regulatory RAG workflow: calculation context to concept-aware Korean query construction, BM25 FTS5 retrieval with synonym expansion and OR fallback, structured grounding generation with citation indices.</w:t>
        </w:r>
      </w:ins>
    </w:p>
    <w:bookmarkEnd w:id="25"/>
    <w:bookmarkStart w:id="26" w:name="retrieval-and-generation-pipeline"/>
    <w:p>
      <w:pPr>
        <w:pStyle w:val="Heading3"/>
      </w:pPr>
      <w:r>
        <w:t xml:space="preserve">4.2 Retrieval and Generation Pipeline</w:t>
      </w:r>
    </w:p>
    <w:p>
      <w:pPr>
        <w:pStyle w:val="FirstParagraph"/>
        <w:rPr>
          <w:ins w:id="54" w:author="Yuyong Kim" w:date="2026-05-10T00:00:00Z"/>
        </w:rPr>
      </w:pPr>
      <w:ins w:id="53" w:author="Yuyong Kim" w:date="2026-05-10T00:00:00Z">
        <w:r>
          <w:t xml:space="preserve">At query time, the calculation context (material, fluid composition, design pressure / temperature, computed remaining life, red-flag set) is converted into a Korean natural-language query by a concept-aware query builder. Each query concept is expanded with curated synonyms (e.g., corrosion ↔ 부식 ↔ corrosion rate ↔ CR), concept clauses are joined with AND, and synonym variants within a concept are joined with OR. When the strict expansion returns no hits, a loose expanded OR fallback is invoked.</w:t>
        </w:r>
      </w:ins>
    </w:p>
    <w:p>
      <w:pPr>
        <w:pStyle w:val="BodyText"/>
        <w:rPr>
          <w:ins w:id="56" w:author="Yuyong Kim" w:date="2026-05-10T00:00:00Z"/>
        </w:rPr>
      </w:pPr>
      <w:ins w:id="55" w:author="Yuyong Kim" w:date="2026-05-10T00:00:00Z">
        <w:r>
          <w:t xml:space="preserve">Retrieved passages (top-k = 10 by default) are passed to the configured on-premises Qwen model (qwen3:4b in the benchmarked latency run) with a system prompt that constrains the output to three sections: (1) Key conclusion, (2) Regulatory justification summary referencing each retrieved passage by index, and (3) Practical advisories with citation indices. The model is instructed never to introduce regulatory facts not present in the supplied context. Every advisory must point back to a retrievable (reference_code, chunk_id) tuple in the SQLite index, giving citation-traceability precision of 100% by construction (Section 6.7). The current implementation uses BM25 to support CPU-only on-premises deployment without GPU resources; transition to semantic vector search in GPU-capable environments is left as future work (Section 8).</w:t>
        </w:r>
      </w:ins>
    </w:p>
    <w:bookmarkEnd w:id="26"/>
    <w:bookmarkStart w:id="27" w:name="X7029d79f95dce95bd609e8bf1990f8bc0f33d89"/>
    <w:p>
      <w:pPr>
        <w:pStyle w:val="Heading3"/>
      </w:pPr>
      <w:r>
        <w:t xml:space="preserve">4.3 KOSHA Regulatory Grounding — Mandatory vs Guidance</w:t>
      </w:r>
    </w:p>
    <w:p>
      <w:pPr>
        <w:pStyle w:val="FirstParagraph"/>
        <w:rPr>
          <w:ins w:id="58" w:author="Yuyong Kim" w:date="2026-05-10T00:00:00Z"/>
        </w:rPr>
      </w:pPr>
      <w:ins w:id="57" w:author="Yuyong Kim" w:date="2026-05-10T00:00:00Z">
        <w:r>
          <w:t xml:space="preserve">KOSHA-derived obligations differ in legal force. We distinguish two categories throughout this paper:</w:t>
        </w:r>
      </w:ins>
    </w:p>
    <w:p>
      <w:pPr>
        <w:pStyle w:val="Compact"/>
        <w:numPr>
          <w:ilvl w:val="0"/>
          <w:numId w:val="1001"/>
        </w:numPr>
        <w:rPr>
          <w:ins w:id="60" w:author="Yuyong Kim" w:date="2026-05-10T00:00:00Z"/>
        </w:rPr>
      </w:pPr>
      <w:ins w:id="59" w:author="Yuyong Kim" w:date="2026-05-10T00:00:00Z">
        <w:r>
          <w:rPr>
            <w:b/>
            <w:bCs/>
          </w:rPr>
          <w:t xml:space="preserve">Mandatory (mandatory): provisions of the Act (산업안전보건법), the Enforcement Decree, or the Rules on Occupational Safety and Health Standards (산업안전보건기준에 관한 규칙). Article 256 (“Corrosion prevention”) falls in this class. Non-fulfilment exposes the operator to administrative or criminal liability under the Act.</w:t>
        </w:r>
      </w:ins>
    </w:p>
    <w:p>
      <w:pPr>
        <w:pStyle w:val="Compact"/>
        <w:numPr>
          <w:ilvl w:val="0"/>
          <w:numId w:val="1001"/>
        </w:numPr>
        <w:rPr>
          <w:ins w:id="62" w:author="Yuyong Kim" w:date="2026-05-10T00:00:00Z"/>
        </w:rPr>
      </w:pPr>
      <w:ins w:id="61" w:author="Yuyong Kim" w:date="2026-05-10T00:00:00Z">
        <w:r>
          <w:rPr>
            <w:b/>
            <w:bCs/>
          </w:rPr>
          <w:t xml:space="preserve">Guidance (guidance): KOSHA technical guidelines (e.g., M-69-2012, C-C-23-2026, B-M-18-2026, C-C-75-2026). These are not legally binding by themselves, but are routinely incorporated by reference into PSM submission packages and ministerial inspections, and a measurable deviation from a guideline is treated as a material finding in PSM audits.</w:t>
        </w:r>
      </w:ins>
    </w:p>
    <w:p>
      <w:pPr>
        <w:pStyle w:val="FirstParagraph"/>
        <w:rPr>
          <w:ins w:id="64" w:author="Yuyong Kim" w:date="2026-05-10T00:00:00Z"/>
        </w:rPr>
      </w:pPr>
      <w:ins w:id="63" w:author="Yuyong Kim" w:date="2026-05-10T00:00:00Z">
        <w:r>
          <w:t xml:space="preserve">Each retrieved passage carries this label as metadata.regulatory_class so downstream displays and reports can prioritise mandatory items (Table 5). The labels are derived from source_type in the parsing pipeline (law_article → mandatory; guide_section / guide_chunk → guidance) and are not inferred by the LLM.</w:t>
        </w:r>
      </w:ins>
    </w:p>
    <w:bookmarkEnd w:id="27"/>
    <w:bookmarkStart w:id="28" w:name="X2ca3c0ef4e05820ff6e3026e541e9f305df9211"/>
    <w:p>
      <w:pPr>
        <w:pStyle w:val="Heading3"/>
      </w:pPr>
      <w:r>
        <w:t xml:space="preserve">4.4 Why standard EPC workflows do not cover these obligations</w:t>
      </w:r>
    </w:p>
    <w:p>
      <w:pPr>
        <w:pStyle w:val="FirstParagraph"/>
        <w:rPr>
          <w:ins w:id="66" w:author="Yuyong Kim" w:date="2026-05-10T00:00:00Z"/>
        </w:rPr>
      </w:pPr>
      <w:ins w:id="65" w:author="Yuyong Kim" w:date="2026-05-10T00:00:00Z">
        <w:r>
          <w:t xml:space="preserve">A standard EPC piping or vessel design package typically demonstrates compliance with the relevant ASME/API code by tabulating calculated thicknesses, allowable stresses, and inspection intervals against code limits. The package is reviewed by discipline leads who are expert in their international code but who are not, in general, expert in the Korean Rules on Occupational Safety and Health Standards and not in a position to know that, for example, a sour-chloride line triggers a corrosion-prevention obligation distinct from anything in B31.3. In Korean practice, KOSHA-side compliance is traditionally handled by a separate PSM consultant on a different documentation track, often after the EPC design has frozen. The two tracks meet only when KOSHA rejects a submission. The system proposed here moves that gap detection to the engineering-calculation moment itself.</w:t>
        </w:r>
      </w:ins>
    </w:p>
    <w:p>
      <w:r>
        <w:pict>
          <v:rect style="width:0;height:1.5pt" o:hralign="center" o:hrstd="t" o:hr="t"/>
        </w:pict>
      </w:r>
    </w:p>
    <w:bookmarkEnd w:id="28"/>
    <w:bookmarkEnd w:id="29"/>
    <w:bookmarkStart w:id="37" w:name="X05961d0007a6793ac375959d695db63ea004385"/>
    <w:p>
      <w:pPr>
        <w:pStyle w:val="Heading2"/>
      </w:pPr>
      <w:r>
        <w:t xml:space="preserve">5. Seven-Domain Calculation Engines and Four-Layer Verification</w:t>
      </w:r>
    </w:p>
    <w:bookmarkStart w:id="30" w:name="domain-calculation-engines"/>
    <w:p>
      <w:pPr>
        <w:pStyle w:val="Heading3"/>
      </w:pPr>
      <w:r>
        <w:t xml:space="preserve">5.1 Domain Calculation Engines</w:t>
      </w:r>
    </w:p>
    <w:p>
      <w:pPr>
        <w:pStyle w:val="FirstParagraph"/>
        <w:rPr>
          <w:ins w:id="68" w:author="Yuyong Kim" w:date="2026-05-10T00:00:00Z"/>
        </w:rPr>
      </w:pPr>
      <w:ins w:id="67" w:author="Yuyong Kim" w:date="2026-05-10T00:00:00Z">
        <w:r>
          <w:t xml:space="preserve">The seven domain calculation engines implement the standards listed in Table 1. Engine source files are under src/services/&lt;discipline&gt;_service.py; per-engine standard mappings and citation tables are in src/standards/.</w:t>
        </w:r>
      </w:ins>
    </w:p>
    <w:p>
      <w:pPr>
        <w:pStyle w:val="BodyText"/>
        <w:rPr>
          <w:ins w:id="70" w:author="Yuyong Kim" w:date="2026-05-10T00:00:00Z"/>
        </w:rPr>
      </w:pPr>
      <w:ins w:id="69" w:author="Yuyong Kim" w:date="2026-05-10T00:00:00Z">
        <w:r>
          <w:rPr>
            <w:b/>
            <w:bCs/>
          </w:rPr>
          <w:t xml:space="preserve">Table 1. Domain Calculation Engines and Standards</w:t>
        </w:r>
      </w:ins>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Domain</w:t>
            </w:r>
          </w:p>
        </w:tc>
        <w:tc>
          <w:tcPr/>
          <w:p>
            <w:pPr>
              <w:pStyle w:val="Compact"/>
            </w:pPr>
            <w:r>
              <w:t xml:space="preserve">Standards</w:t>
            </w:r>
          </w:p>
        </w:tc>
        <w:tc>
          <w:tcPr/>
          <w:p>
            <w:pPr>
              <w:pStyle w:val="Compact"/>
            </w:pPr>
            <w:r>
              <w:t xml:space="preserve">Implementation</w:t>
            </w:r>
          </w:p>
        </w:tc>
      </w:tr>
      <w:tr>
        <w:tc>
          <w:tcPr/>
          <w:p>
            <w:pPr>
              <w:pStyle w:val="Compact"/>
            </w:pPr>
            <w:r>
              <w:t xml:space="preserve">Piping</w:t>
            </w:r>
          </w:p>
        </w:tc>
        <w:tc>
          <w:tcPr/>
          <w:p>
            <w:pPr>
              <w:pStyle w:val="Compact"/>
            </w:pPr>
            <w:r>
              <w:t xml:space="preserve">ASME B31.3, API 570</w:t>
            </w:r>
          </w:p>
        </w:tc>
        <w:tc>
          <w:tcPr/>
          <w:p>
            <w:pPr>
              <w:pStyle w:val="Compact"/>
            </w:pPr>
            <w:r>
              <w:rPr>
                <w:rStyle w:val="VerbatimChar"/>
              </w:rPr>
              <w:t xml:space="preserve">src/services/piping_service.py</w:t>
            </w:r>
          </w:p>
        </w:tc>
      </w:tr>
      <w:tr>
        <w:tc>
          <w:tcPr/>
          <w:p>
            <w:pPr>
              <w:pStyle w:val="Compact"/>
            </w:pPr>
            <w:r>
              <w:t xml:space="preserve">Pressure Vessels</w:t>
            </w:r>
          </w:p>
        </w:tc>
        <w:tc>
          <w:tcPr/>
          <w:p>
            <w:pPr>
              <w:pStyle w:val="Compact"/>
            </w:pPr>
            <w:r>
              <w:t xml:space="preserve">ASME Section VIII Div.1 (UG-27), API 510, API 579-1</w:t>
            </w:r>
          </w:p>
        </w:tc>
        <w:tc>
          <w:tcPr/>
          <w:p>
            <w:pPr>
              <w:pStyle w:val="Compact"/>
            </w:pPr>
            <w:r>
              <w:rPr>
                <w:rStyle w:val="VerbatimChar"/>
              </w:rPr>
              <w:t xml:space="preserve">src/services/vessel_service.py</w:t>
            </w:r>
          </w:p>
        </w:tc>
      </w:tr>
      <w:tr>
        <w:tc>
          <w:tcPr/>
          <w:p>
            <w:pPr>
              <w:pStyle w:val="Compact"/>
            </w:pPr>
            <w:r>
              <w:t xml:space="preserve">Rotating Equipment</w:t>
            </w:r>
          </w:p>
        </w:tc>
        <w:tc>
          <w:tcPr/>
          <w:p>
            <w:pPr>
              <w:pStyle w:val="Compact"/>
            </w:pPr>
            <w:r>
              <w:t xml:space="preserve">API 610, 617, 670</w:t>
            </w:r>
          </w:p>
        </w:tc>
        <w:tc>
          <w:tcPr/>
          <w:p>
            <w:pPr>
              <w:pStyle w:val="Compact"/>
            </w:pPr>
            <w:r>
              <w:rPr>
                <w:rStyle w:val="VerbatimChar"/>
              </w:rPr>
              <w:t xml:space="preserve">src/services/rotating_service.py</w:t>
            </w:r>
          </w:p>
        </w:tc>
      </w:tr>
      <w:tr>
        <w:tc>
          <w:tcPr/>
          <w:p>
            <w:pPr>
              <w:pStyle w:val="Compact"/>
            </w:pPr>
            <w:r>
              <w:t xml:space="preserve">Electrical</w:t>
            </w:r>
          </w:p>
        </w:tc>
        <w:tc>
          <w:tcPr/>
          <w:p>
            <w:pPr>
              <w:pStyle w:val="Compact"/>
            </w:pPr>
            <w:r>
              <w:t xml:space="preserve">IEEE C57.104, IEEE 1584-2018</w:t>
            </w:r>
          </w:p>
        </w:tc>
        <w:tc>
          <w:tcPr/>
          <w:p>
            <w:pPr>
              <w:pStyle w:val="Compact"/>
            </w:pPr>
            <w:r>
              <w:rPr>
                <w:rStyle w:val="VerbatimChar"/>
              </w:rPr>
              <w:t xml:space="preserve">src/services/electrical_service.py</w:t>
            </w:r>
          </w:p>
        </w:tc>
      </w:tr>
      <w:tr>
        <w:tc>
          <w:tcPr/>
          <w:p>
            <w:pPr>
              <w:pStyle w:val="Compact"/>
            </w:pPr>
            <w:r>
              <w:t xml:space="preserve">Instrumentation</w:t>
            </w:r>
          </w:p>
        </w:tc>
        <w:tc>
          <w:tcPr/>
          <w:p>
            <w:pPr>
              <w:pStyle w:val="Compact"/>
            </w:pPr>
            <w:r>
              <w:t xml:space="preserve">IEC 61511, ISA-TR84.00.02</w:t>
            </w:r>
          </w:p>
        </w:tc>
        <w:tc>
          <w:tcPr/>
          <w:p>
            <w:pPr>
              <w:pStyle w:val="Compact"/>
            </w:pPr>
            <w:r>
              <w:rPr>
                <w:rStyle w:val="VerbatimChar"/>
              </w:rPr>
              <w:t xml:space="preserve">src/services/instrumentation_service.py</w:t>
            </w:r>
          </w:p>
        </w:tc>
      </w:tr>
      <w:tr>
        <w:tc>
          <w:tcPr/>
          <w:p>
            <w:pPr>
              <w:pStyle w:val="Compact"/>
            </w:pPr>
            <w:r>
              <w:t xml:space="preserve">Structural Steel</w:t>
            </w:r>
          </w:p>
        </w:tc>
        <w:tc>
          <w:tcPr/>
          <w:p>
            <w:pPr>
              <w:pStyle w:val="Compact"/>
            </w:pPr>
            <w:r>
              <w:t xml:space="preserve">AISC 360</w:t>
            </w:r>
          </w:p>
        </w:tc>
        <w:tc>
          <w:tcPr/>
          <w:p>
            <w:pPr>
              <w:pStyle w:val="Compact"/>
            </w:pPr>
            <w:r>
              <w:rPr>
                <w:rStyle w:val="VerbatimChar"/>
              </w:rPr>
              <w:t xml:space="preserve">src/services/steel_service.py</w:t>
            </w:r>
          </w:p>
        </w:tc>
      </w:tr>
      <w:tr>
        <w:tc>
          <w:tcPr/>
          <w:p>
            <w:pPr>
              <w:pStyle w:val="Compact"/>
            </w:pPr>
            <w:r>
              <w:t xml:space="preserve">Civil / Concrete</w:t>
            </w:r>
          </w:p>
        </w:tc>
        <w:tc>
          <w:tcPr/>
          <w:p>
            <w:pPr>
              <w:pStyle w:val="Compact"/>
            </w:pPr>
            <w:r>
              <w:t xml:space="preserve">ACI 318, ACI 562</w:t>
            </w:r>
          </w:p>
        </w:tc>
        <w:tc>
          <w:tcPr/>
          <w:p>
            <w:pPr>
              <w:pStyle w:val="Compact"/>
            </w:pPr>
            <w:r>
              <w:rPr>
                <w:rStyle w:val="VerbatimChar"/>
              </w:rPr>
              <w:t xml:space="preserve">src/services/civil_service.py</w:t>
            </w:r>
          </w:p>
        </w:tc>
      </w:tr>
    </w:tbl>
    <w:p>
      <w:pPr>
        <w:pStyle w:val="BodyText"/>
        <w:rPr>
          <w:ins w:id="72" w:author="Yuyong Kim" w:date="2026-05-10T00:00:00Z"/>
        </w:rPr>
      </w:pPr>
      <w:ins w:id="71" w:author="Yuyong Kim" w:date="2026-05-10T00:00:00Z">
        <w:r>
          <w:t xml:space="preserve">Each engine follows a common service pattern: input schema parsing → standards-based calculation → four-layer verification → result serialisation. The engines support both design-phase calculations (e.g., minimum required wall thickness for a new piping system) and in-service assessment (e.g., remaining life and inspection interval for an operating vessel). Orchestration is performed by a deterministic state machine (src/orchestrator/state_machine.py), which routes a request to one or more discipline services and then to the cross-discipline validator.</w:t>
        </w:r>
      </w:ins>
    </w:p>
    <w:bookmarkEnd w:id="30"/>
    <w:bookmarkStart w:id="31" w:name="four-layer-hybrid-verification-model"/>
    <w:p>
      <w:pPr>
        <w:pStyle w:val="Heading3"/>
      </w:pPr>
      <w:r>
        <w:t xml:space="preserve">5.2 Four-Layer Hybrid Verification Model</w:t>
      </w:r>
    </w:p>
    <w:p>
      <w:pPr>
        <w:pStyle w:val="FirstParagraph"/>
        <w:rPr>
          <w:ins w:id="74" w:author="Yuyong Kim" w:date="2026-05-10T00:00:00Z"/>
        </w:rPr>
      </w:pPr>
      <w:ins w:id="73" w:author="Yuyong Kim" w:date="2026-05-10T00:00:00Z">
        <w:r>
          <w:rPr>
            <w:b/>
            <w:bCs/>
          </w:rPr>
          <w:t xml:space="preserve">Layer 1 — Input Validation. Checks mandatory field presence, unit-contract compliance (every numerical field carries an explicit unit such as MPa, mm, °C), and domain-specific range constraints (e.g., design pressure within ASME Section II material allowable). Missing critical fields or unit inconsistencies trigger a blocking error that prevents downstream calculation.</w:t>
        </w:r>
      </w:ins>
    </w:p>
    <w:p>
      <w:pPr>
        <w:pStyle w:val="BodyText"/>
        <w:rPr>
          <w:ins w:id="76" w:author="Yuyong Kim" w:date="2026-05-10T00:00:00Z"/>
        </w:rPr>
      </w:pPr>
      <w:ins w:id="75" w:author="Yuyong Kim" w:date="2026-05-10T00:00:00Z">
        <w:r>
          <w:rPr>
            <w:b/>
            <w:bCs/>
          </w:rPr>
          <w:t xml:space="preserve">Layer 2 — K-Voting Consensus. Three calculation paths execute in parallel, each using deliberately varied numerical strategies — rounding order, interpolation method, and intermediate-precision handling. The maximum relative deviation among outputs must not exceed 1%. If the threshold is exceeded, a tiebreaker path is invoked; persistent consensus failure raises a no_consensus flag and requests human review. The mechanism is motivated by the N-version programming principle (Avizienis, 1985) but is restricted to numerical-consistency verification rather than full implementation independence; design rationale and threshold sensitivity are discussed in §5.4.</w:t>
        </w:r>
      </w:ins>
    </w:p>
    <w:p>
      <w:pPr>
        <w:pStyle w:val="BodyText"/>
        <w:rPr>
          <w:ins w:id="78" w:author="Yuyong Kim" w:date="2026-05-10T00:00:00Z"/>
        </w:rPr>
      </w:pPr>
      <w:ins w:id="77" w:author="Yuyong Kim" w:date="2026-05-10T00:00:00Z">
        <w:r>
          <w:rPr>
            <w:b/>
            <w:bCs/>
          </w:rPr>
          <w:t xml:space="preserve">Layer 3 — Physics and Code Compliance. Domain-specific red flags are enforced. For example, a measured thickness below the computed minimum required thickness raises a critical physics flag and blocks output. All major calculation steps carry explicit standard citations, persisted in the audit trail.</w:t>
        </w:r>
      </w:ins>
    </w:p>
    <w:p>
      <w:pPr>
        <w:pStyle w:val="BodyText"/>
        <w:rPr>
          <w:ins w:id="80" w:author="Yuyong Kim" w:date="2026-05-10T00:00:00Z"/>
        </w:rPr>
      </w:pPr>
      <w:ins w:id="79" w:author="Yuyong Kim" w:date="2026-05-10T00:00:00Z">
        <w:r>
          <w:rPr>
            <w:b/>
            <w:bCs/>
          </w:rPr>
          <w:t xml:space="preserve">Layer 4 — Reverse Verification. Key inputs are back-calculated from outputs and compared against the original inputs to verify internal consistency. A deviation exceeding 2% triggers a warning; a deviation exceeding 5% triggers escalation with a confidence downgrade and a full audit trail entry.</w:t>
        </w:r>
      </w:ins>
    </w:p>
    <w:bookmarkEnd w:id="31"/>
    <w:bookmarkStart w:id="35" w:name="cross-discipline-consistency-validator"/>
    <w:p>
      <w:pPr>
        <w:pStyle w:val="Heading3"/>
      </w:pPr>
      <w:r>
        <w:t xml:space="preserve">5.3 Cross-Discipline Consistency Validator</w:t>
      </w:r>
    </w:p>
    <w:p>
      <w:pPr>
        <w:pStyle w:val="FirstParagraph"/>
        <w:rPr>
          <w:ins w:id="82" w:author="Yuyong Kim" w:date="2026-05-10T00:00:00Z"/>
        </w:rPr>
      </w:pPr>
      <w:ins w:id="81" w:author="Yuyong Kim" w:date="2026-05-10T00:00:00Z">
        <w:r>
          <w:t xml:space="preserve">The cross-discipline validator (src/cross_discipline/validator.py) performs coupling checks across ten predefined domain pairs, including piping–vessel nozzle interface margin mismatches, electrical–rotating equipment harmonic distortion and bearing health coupling, and civil–rotating equipment foundation settlement and vibration linkage. Threshold tuning was conducted over fifty optimisation rounds; the optimal profile achieves a standard-case blocking rate of 0.0, a boundary-case and failure-mode blocking rate of 1.0, and a weighted accuracy of 1.0. The current pair set is documented in docs/specs/MASTER_ORCHESTRATOR_SPEC_V0.1.md. Extension to additional pairs is deferred to future work.</w:t>
        </w:r>
      </w:ins>
    </w:p>
    <w:p>
      <w:pPr>
        <w:pStyle w:val="CaptionedFigure"/>
      </w:pPr>
      <w:r>
        <w:drawing>
          <wp:inline>
            <wp:extent cx="4373880" cy="3972422"/>
            <wp:effectExtent b="0" l="0" r="0" t="0"/>
            <wp:docPr descr="Figure 3. Cross-discipline coupling logic: ten predefined domain pairs (piping-vessel, electrical-rotating, civil-rotating, instrumentation-electrical, etc.), trigger conditions, and downstream effect of a coupling-block decision on the orchestration pipeline." title="" id="33" name="Picture"/>
            <a:graphic>
              <a:graphicData uri="http://schemas.openxmlformats.org/drawingml/2006/picture">
                <pic:pic>
                  <pic:nvPicPr>
                    <pic:cNvPr descr="figures/fig_3_cross_discipline.png" id="34" name="Picture"/>
                    <pic:cNvPicPr>
                      <a:picLocks noChangeArrowheads="1" noChangeAspect="1"/>
                    </pic:cNvPicPr>
                  </pic:nvPicPr>
                  <pic:blipFill>
                    <a:blip r:embed="rId32"/>
                    <a:stretch>
                      <a:fillRect/>
                    </a:stretch>
                  </pic:blipFill>
                  <pic:spPr bwMode="auto">
                    <a:xfrm>
                      <a:off x="0" y="0"/>
                      <a:ext cx="4373880" cy="3972422"/>
                    </a:xfrm>
                    <a:prstGeom prst="rect">
                      <a:avLst/>
                    </a:prstGeom>
                    <a:noFill/>
                    <a:ln w="9525">
                      <a:noFill/>
                      <a:headEnd/>
                      <a:tailEnd/>
                    </a:ln>
                  </pic:spPr>
                </pic:pic>
              </a:graphicData>
            </a:graphic>
          </wp:inline>
        </w:drawing>
      </w:r>
    </w:p>
    <w:p>
      <w:pPr>
        <w:pStyle w:val="ImageCaption"/>
        <w:rPr>
          <w:ins w:id="84" w:author="Yuyong Kim" w:date="2026-05-10T00:00:00Z"/>
        </w:rPr>
      </w:pPr>
      <w:ins w:id="83" w:author="Yuyong Kim" w:date="2026-05-10T00:00:00Z">
        <w:r>
          <w:t xml:space="preserve">Figure 3. Cross-discipline coupling logic: ten predefined domain pairs (piping-vessel, electrical-rotating, civil-rotating, instrumentation-electrical, etc.), trigger conditions, and downstream effect of a coupling-block decision on the orchestration pipeline.</w:t>
        </w:r>
      </w:ins>
    </w:p>
    <w:bookmarkEnd w:id="35"/>
    <w:bookmarkStart w:id="36" w:name="X277b93143ee5153eebad0708a65badeefbca556"/>
    <w:p>
      <w:pPr>
        <w:pStyle w:val="Heading3"/>
      </w:pPr>
      <w:r>
        <w:t xml:space="preserve">5.4 Why three paths and a 1% tolerance? — K-voting design rationale</w:t>
      </w:r>
    </w:p>
    <w:p>
      <w:pPr>
        <w:pStyle w:val="FirstParagraph"/>
        <w:rPr>
          <w:ins w:id="86" w:author="Yuyong Kim" w:date="2026-05-10T00:00:00Z"/>
        </w:rPr>
      </w:pPr>
      <w:ins w:id="85" w:author="Yuyong Kim" w:date="2026-05-10T00:00:00Z">
        <w:r>
          <w:t xml:space="preserve">Three K-voting design choices warrant explicit justification: the number of paths, the tolerance, and the scope of independence.</w:t>
        </w:r>
      </w:ins>
    </w:p>
    <w:p>
      <w:pPr>
        <w:pStyle w:val="BodyText"/>
        <w:rPr>
          <w:ins w:id="88" w:author="Yuyong Kim" w:date="2026-05-10T00:00:00Z"/>
        </w:rPr>
      </w:pPr>
      <w:ins w:id="87" w:author="Yuyong Kim" w:date="2026-05-10T00:00:00Z">
        <w:r>
          <w:rPr>
            <w:i/>
            <w:iCs/>
          </w:rPr>
          <w:t xml:space="preserve">Number of paths. Two paths can detect inconsistency but cannot resolve it (the system has no tiebreaker). Three paths give a majority-vote semantics: the typical failure mode in numerical engineering code is one path drifting from two that agree, which a 3-path configuration captures with a single comparison. Five or more paths would marginally improve fault coverage but at proportionally higher implementation cost and synchronisation overhead; for the deterministic, code-bound calculations performed here, the marginal benefit beyond 3 is small. The choice is consistent with the original 3-version baseline studied by Avizienis (1985).</w:t>
        </w:r>
      </w:ins>
    </w:p>
    <w:p>
      <w:pPr>
        <w:pStyle w:val="BodyText"/>
        <w:rPr>
          <w:ins w:id="90" w:author="Yuyong Kim" w:date="2026-05-10T00:00:00Z"/>
        </w:rPr>
      </w:pPr>
      <w:ins w:id="89" w:author="Yuyong Kim" w:date="2026-05-10T00:00:00Z">
        <w:r>
          <w:rPr>
            <w:i/>
            <w:iCs/>
          </w:rPr>
          <w:t xml:space="preserve">Tolerance. The 1% relative-deviation threshold is calibrated against the tightest acceptance tolerance in the golden dataset (±1% for critical cases; §6.1). A tolerance smaller than this would generate false-positive consensus failures arising from legitimate floating-point rounding differences between the three paths; a larger tolerance would mask real coding errors. A formal threshold-sensitivity sweep (e.g., 0.1% / 0.5% / 1% / 2% / 5% reporting no-consensus rate, false-consensus rate, and boundary-flip count) is left to future work.</w:t>
        </w:r>
      </w:ins>
    </w:p>
    <w:p>
      <w:pPr>
        <w:pStyle w:val="BodyText"/>
        <w:rPr>
          <w:ins w:id="92" w:author="Yuyong Kim" w:date="2026-05-10T00:00:00Z"/>
        </w:rPr>
      </w:pPr>
      <w:ins w:id="91" w:author="Yuyong Kim" w:date="2026-05-10T00:00:00Z">
        <w:r>
          <w:rPr>
            <w:i/>
            <w:iCs/>
          </w:rPr>
          <w:t xml:space="preserve">Scope of independence. Full N-version programming requires independently authored implementations to defeat correlated bugs. We do not claim that level of independence; the three paths share the same author and the same standard-citation tables. K-voting here therefore protects primarily against numerical-precision and ordering bugs, not against systematic conceptual errors in the standard interpretation. We make this limitation explicit so that the layer’s scope and intent are unambiguous in the broader context of N-version programming (Avizienis, 1985).</w:t>
        </w:r>
      </w:ins>
    </w:p>
    <w:p>
      <w:r>
        <w:pict>
          <v:rect style="width:0;height:1.5pt" o:hralign="center" o:hrstd="t" o:hr="t"/>
        </w:pict>
      </w:r>
    </w:p>
    <w:bookmarkEnd w:id="36"/>
    <w:bookmarkEnd w:id="37"/>
    <w:bookmarkStart w:id="55" w:name="experiments-and-evaluation"/>
    <w:p>
      <w:pPr>
        <w:pStyle w:val="Heading2"/>
      </w:pPr>
      <w:r>
        <w:t xml:space="preserve">6. Experiments and Evaluation</w:t>
      </w:r>
    </w:p>
    <w:p>
      <w:pPr>
        <w:pStyle w:val="FirstParagraph"/>
        <w:rPr>
          <w:ins w:id="94" w:author="Yuyong Kim" w:date="2026-05-10T00:00:00Z"/>
        </w:rPr>
      </w:pPr>
      <w:ins w:id="93" w:author="Yuyong Kim" w:date="2026-05-10T00:00:00Z">
        <w:r>
          <w:t xml:space="preserve">The evaluation programme comprises seven analyses: (6.1) calculation-accuracy verification on the golden dataset, framed as implementation verification, not predictive validation; (6.2) end-to-end pipeline behaviour; (6.3) cross-discipline ablation for RQ1; (6.4) KOSHA RAG case studies for RQ2; (6.5) curated retrieval benchmark; (6.6) industry-baseline comparison and internal four-layer ablation; (6.7) citation-traceability and negative-case evidence.</w:t>
        </w:r>
      </w:ins>
    </w:p>
    <w:bookmarkStart w:id="38" w:name="X2aee7f63a168e529a118604bfa3005e861d688e"/>
    <w:p>
      <w:pPr>
        <w:pStyle w:val="Heading3"/>
      </w:pPr>
      <w:r>
        <w:t xml:space="preserve">6.1 Calculation Accuracy on the Golden Dataset (implementation verification)</w:t>
      </w:r>
    </w:p>
    <w:p>
      <w:pPr>
        <w:pStyle w:val="FirstParagraph"/>
        <w:rPr>
          <w:ins w:id="96" w:author="Yuyong Kim" w:date="2026-05-10T00:00:00Z"/>
        </w:rPr>
      </w:pPr>
      <w:ins w:id="95" w:author="Yuyong Kim" w:date="2026-05-10T00:00:00Z">
        <w:r>
          <w:t xml:space="preserve">A total of 220 synthetic golden cases were constructed across seven disciplines (Table 2): 55% standard cases, 25% boundary cases, 17% failure-mode cases, and 2% composite multi-condition cases. Each case was derived from reference calculation examples in the applicable standards and standard exemplars (e.g., ASME, 2022; API, 2020). Boundary and failure-mode cases were generated by systematic parameter perturbation of the corresponding reference example: for each case, the perturbed parameter (e.g., wall thickness reduced toward the calculated minimum, fluid chloride concentration raised across the corrosion-rate threshold) is recorded with the expected red-flag class. Acceptance thresholds were set at ±1% for critical cases and ±3% for non-critical cases, with target red-flag detection rate 100% and standard-citation coverage 100%. Runtime validation achieved 220/220 case passes across all seven disciplines (outputs/verification_report_runtime.md); accuracy, citation accuracy, and red-flag detection rate were each recorded at 1.0000.</w:t>
        </w:r>
      </w:ins>
    </w:p>
    <w:p>
      <w:pPr>
        <w:pStyle w:val="BodyText"/>
        <w:rPr>
          <w:ins w:id="98" w:author="Yuyong Kim" w:date="2026-05-10T00:00:00Z"/>
        </w:rPr>
      </w:pPr>
      <w:ins w:id="97" w:author="Yuyong Kim" w:date="2026-05-10T00:00:00Z">
        <w:r>
          <w:t xml:space="preserve">We deliberately frame these results as implementation verification, not predictive validation, in the sense developed in recent methodological discussions of synthetic-data evaluation: the engines are deterministic rule-based calculators evaluated against cases derived from the same standards they implement. Perfect scores confirm that the implementation faithfully encodes the standards, not that the system generalises to plant data outside the calibration distribution. Predictive validation against real plant operating or design records is a separate, higher bar that requires field-pilot deployment (Section 8).</w:t>
        </w:r>
      </w:ins>
    </w:p>
    <w:p>
      <w:pPr>
        <w:pStyle w:val="BodyText"/>
        <w:rPr>
          <w:ins w:id="100" w:author="Yuyong Kim" w:date="2026-05-10T00:00:00Z"/>
        </w:rPr>
      </w:pPr>
      <w:ins w:id="99" w:author="Yuyong Kim" w:date="2026-05-10T00:00:00Z">
        <w:r>
          <w:rPr>
            <w:b/>
            <w:bCs/>
          </w:rPr>
          <w:t xml:space="preserve">Table 2. Golden Dataset Composition by Discipline</w:t>
        </w:r>
      </w:ins>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Discipline</w:t>
            </w:r>
          </w:p>
        </w:tc>
        <w:tc>
          <w:tcPr/>
          <w:p>
            <w:pPr>
              <w:pStyle w:val="Compact"/>
              <w:jc w:val="right"/>
            </w:pPr>
            <w:r>
              <w:t xml:space="preserve">Standard cases</w:t>
            </w:r>
          </w:p>
        </w:tc>
        <w:tc>
          <w:tcPr/>
          <w:p>
            <w:pPr>
              <w:pStyle w:val="Compact"/>
              <w:jc w:val="right"/>
            </w:pPr>
            <w:r>
              <w:t xml:space="preserve">Boundary cases</w:t>
            </w:r>
          </w:p>
        </w:tc>
        <w:tc>
          <w:tcPr/>
          <w:p>
            <w:pPr>
              <w:pStyle w:val="Compact"/>
              <w:jc w:val="right"/>
            </w:pPr>
            <w:r>
              <w:t xml:space="preserve">Failure cases</w:t>
            </w:r>
          </w:p>
        </w:tc>
        <w:tc>
          <w:tcPr/>
          <w:p>
            <w:pPr>
              <w:pStyle w:val="Compact"/>
              <w:jc w:val="right"/>
            </w:pPr>
            <w:r>
              <w:t xml:space="preserve">Composite cases</w:t>
            </w:r>
          </w:p>
        </w:tc>
        <w:tc>
          <w:tcPr/>
          <w:p>
            <w:pPr>
              <w:pStyle w:val="Compact"/>
              <w:jc w:val="right"/>
            </w:pPr>
            <w:r>
              <w:t xml:space="preserve">Total</w:t>
            </w:r>
          </w:p>
        </w:tc>
      </w:tr>
      <w:tr>
        <w:tc>
          <w:tcPr/>
          <w:p>
            <w:pPr>
              <w:pStyle w:val="Compact"/>
            </w:pPr>
            <w:r>
              <w:t xml:space="preserve">Piping</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10</w:t>
            </w:r>
          </w:p>
        </w:tc>
        <w:tc>
          <w:tcPr/>
          <w:p>
            <w:pPr>
              <w:pStyle w:val="Compact"/>
              <w:jc w:val="right"/>
            </w:pPr>
            <w:r>
              <w:t xml:space="preserve">5</w:t>
            </w:r>
          </w:p>
        </w:tc>
        <w:tc>
          <w:tcPr/>
          <w:p>
            <w:pPr>
              <w:pStyle w:val="Compact"/>
              <w:jc w:val="right"/>
            </w:pPr>
            <w:r>
              <w:t xml:space="preserve">50</w:t>
            </w:r>
          </w:p>
        </w:tc>
      </w:tr>
      <w:tr>
        <w:tc>
          <w:tcPr/>
          <w:p>
            <w:pPr>
              <w:pStyle w:val="Compact"/>
            </w:pPr>
            <w:r>
              <w:t xml:space="preserve">Vessel</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Rotating</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Electrical</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Instrumentation</w:t>
            </w:r>
          </w:p>
        </w:tc>
        <w:tc>
          <w:tcPr/>
          <w:p>
            <w:pPr>
              <w:pStyle w:val="Compact"/>
              <w:jc w:val="right"/>
            </w:pPr>
            <w:r>
              <w:t xml:space="preserve">18</w:t>
            </w:r>
          </w:p>
        </w:tc>
        <w:tc>
          <w:tcPr/>
          <w:p>
            <w:pPr>
              <w:pStyle w:val="Compact"/>
              <w:jc w:val="right"/>
            </w:pPr>
            <w:r>
              <w:t xml:space="preserve">7</w:t>
            </w:r>
          </w:p>
        </w:tc>
        <w:tc>
          <w:tcPr/>
          <w:p>
            <w:pPr>
              <w:pStyle w:val="Compact"/>
              <w:jc w:val="right"/>
            </w:pPr>
            <w:r>
              <w:t xml:space="preserve">5</w:t>
            </w:r>
          </w:p>
        </w:tc>
        <w:tc>
          <w:tcPr/>
          <w:p>
            <w:pPr>
              <w:pStyle w:val="Compact"/>
              <w:jc w:val="right"/>
            </w:pPr>
            <w:r>
              <w:t xml:space="preserve">—</w:t>
            </w:r>
          </w:p>
        </w:tc>
        <w:tc>
          <w:tcPr/>
          <w:p>
            <w:pPr>
              <w:pStyle w:val="Compact"/>
              <w:jc w:val="right"/>
            </w:pPr>
            <w:r>
              <w:t xml:space="preserve">30</w:t>
            </w:r>
          </w:p>
        </w:tc>
      </w:tr>
      <w:tr>
        <w:tc>
          <w:tcPr/>
          <w:p>
            <w:pPr>
              <w:pStyle w:val="Compact"/>
            </w:pPr>
            <w:r>
              <w:t xml:space="preserve">Steel</w:t>
            </w:r>
          </w:p>
        </w:tc>
        <w:tc>
          <w:tcPr/>
          <w:p>
            <w:pPr>
              <w:pStyle w:val="Compact"/>
              <w:jc w:val="right"/>
            </w:pPr>
            <w:r>
              <w:t xml:space="preserve">15</w:t>
            </w:r>
          </w:p>
        </w:tc>
        <w:tc>
          <w:tcPr/>
          <w:p>
            <w:pPr>
              <w:pStyle w:val="Compact"/>
              <w:jc w:val="right"/>
            </w:pPr>
            <w:r>
              <w:t xml:space="preserve">6</w:t>
            </w:r>
          </w:p>
        </w:tc>
        <w:tc>
          <w:tcPr/>
          <w:p>
            <w:pPr>
              <w:pStyle w:val="Compact"/>
              <w:jc w:val="right"/>
            </w:pPr>
            <w:r>
              <w:t xml:space="preserve">4</w:t>
            </w:r>
          </w:p>
        </w:tc>
        <w:tc>
          <w:tcPr/>
          <w:p>
            <w:pPr>
              <w:pStyle w:val="Compact"/>
              <w:jc w:val="right"/>
            </w:pPr>
            <w:r>
              <w:t xml:space="preserve">—</w:t>
            </w:r>
          </w:p>
        </w:tc>
        <w:tc>
          <w:tcPr/>
          <w:p>
            <w:pPr>
              <w:pStyle w:val="Compact"/>
              <w:jc w:val="right"/>
            </w:pPr>
            <w:r>
              <w:t xml:space="preserve">25</w:t>
            </w:r>
          </w:p>
        </w:tc>
      </w:tr>
      <w:tr>
        <w:tc>
          <w:tcPr/>
          <w:p>
            <w:pPr>
              <w:pStyle w:val="Compact"/>
            </w:pPr>
            <w:r>
              <w:t xml:space="preserve">Civil</w:t>
            </w:r>
          </w:p>
        </w:tc>
        <w:tc>
          <w:tcPr/>
          <w:p>
            <w:pPr>
              <w:pStyle w:val="Compact"/>
              <w:jc w:val="right"/>
            </w:pPr>
            <w:r>
              <w:t xml:space="preserve">15</w:t>
            </w:r>
          </w:p>
        </w:tc>
        <w:tc>
          <w:tcPr/>
          <w:p>
            <w:pPr>
              <w:pStyle w:val="Compact"/>
              <w:jc w:val="right"/>
            </w:pPr>
            <w:r>
              <w:t xml:space="preserve">6</w:t>
            </w:r>
          </w:p>
        </w:tc>
        <w:tc>
          <w:tcPr/>
          <w:p>
            <w:pPr>
              <w:pStyle w:val="Compact"/>
              <w:jc w:val="right"/>
            </w:pPr>
            <w:r>
              <w:t xml:space="preserve">4</w:t>
            </w:r>
          </w:p>
        </w:tc>
        <w:tc>
          <w:tcPr/>
          <w:p>
            <w:pPr>
              <w:pStyle w:val="Compact"/>
              <w:jc w:val="right"/>
            </w:pPr>
            <w:r>
              <w:t xml:space="preserve">—</w:t>
            </w:r>
          </w:p>
        </w:tc>
        <w:tc>
          <w:tcPr/>
          <w:p>
            <w:pPr>
              <w:pStyle w:val="Compact"/>
              <w:jc w:val="right"/>
            </w:pPr>
            <w:r>
              <w:t xml:space="preserve">25</w:t>
            </w:r>
          </w:p>
        </w:tc>
      </w:tr>
      <w:tr>
        <w:tc>
          <w:tcPr/>
          <w:p>
            <w:pPr>
              <w:pStyle w:val="Compact"/>
            </w:pPr>
            <w:r>
              <w:rPr>
                <w:b/>
                <w:bCs/>
              </w:rPr>
              <w:t xml:space="preserve">Total</w:t>
            </w:r>
          </w:p>
        </w:tc>
        <w:tc>
          <w:tcPr/>
          <w:p>
            <w:pPr>
              <w:pStyle w:val="Compact"/>
              <w:jc w:val="right"/>
            </w:pPr>
            <w:r>
              <w:rPr>
                <w:b/>
                <w:bCs/>
              </w:rPr>
              <w:t xml:space="preserve">122 (55%)</w:t>
            </w:r>
          </w:p>
        </w:tc>
        <w:tc>
          <w:tcPr/>
          <w:p>
            <w:pPr>
              <w:pStyle w:val="Compact"/>
              <w:jc w:val="right"/>
            </w:pPr>
            <w:r>
              <w:rPr>
                <w:b/>
                <w:bCs/>
              </w:rPr>
              <w:t xml:space="preserve">55 (25%)</w:t>
            </w:r>
          </w:p>
        </w:tc>
        <w:tc>
          <w:tcPr/>
          <w:p>
            <w:pPr>
              <w:pStyle w:val="Compact"/>
              <w:jc w:val="right"/>
            </w:pPr>
            <w:r>
              <w:rPr>
                <w:b/>
                <w:bCs/>
              </w:rPr>
              <w:t xml:space="preserve">38 (17%)</w:t>
            </w:r>
          </w:p>
        </w:tc>
        <w:tc>
          <w:tcPr/>
          <w:p>
            <w:pPr>
              <w:pStyle w:val="Compact"/>
              <w:jc w:val="right"/>
            </w:pPr>
            <w:r>
              <w:rPr>
                <w:b/>
                <w:bCs/>
              </w:rPr>
              <w:t xml:space="preserve">5 (2%)</w:t>
            </w:r>
          </w:p>
        </w:tc>
        <w:tc>
          <w:tcPr/>
          <w:p>
            <w:pPr>
              <w:pStyle w:val="Compact"/>
              <w:jc w:val="right"/>
            </w:pPr>
            <w:r>
              <w:rPr>
                <w:b/>
                <w:bCs/>
              </w:rPr>
              <w:t xml:space="preserve">220</w:t>
            </w:r>
          </w:p>
        </w:tc>
      </w:tr>
    </w:tbl>
    <w:p>
      <w:pPr>
        <w:pStyle w:val="BodyText"/>
        <w:rPr>
          <w:ins w:id="102" w:author="Yuyong Kim" w:date="2026-05-10T00:00:00Z"/>
        </w:rPr>
      </w:pPr>
      <w:ins w:id="101" w:author="Yuyong Kim" w:date="2026-05-10T00:00:00Z">
        <w:r>
          <w:rPr>
            <w:b/>
            <w:bCs/>
          </w:rPr>
          <w:t xml:space="preserve">Synthetic data — defence and precedent. A synthetic-data evaluation invites the concern that the evaluator finds what the system was designed to find. Three properties limit that concern in this study. The test cases are inverted from the regulatory and standards text — each KOSHA RAG target was selected by reading the actual KOSHA clause first and then constructing a calculation context that should trigger it, so the detection grounds in real regulatory obligations even though the calc inputs are constructed. This construction pattern is established practice in safety-critical AI evaluation, including medical-AI synthetic patient cohorts with known ground-truth labels and simulated-scenario validation of autonomous-vehicle systems prior to public-road deployment. The evaluation is positioned as a feasibility study for the integration of calc + cross-discipline + KOSHA RAG; field validation against plant data is explicit future work.</w:t>
        </w:r>
      </w:ins>
    </w:p>
    <w:p>
      <w:pPr>
        <w:pStyle w:val="BodyText"/>
        <w:rPr>
          <w:ins w:id="104" w:author="Yuyong Kim" w:date="2026-05-10T00:00:00Z"/>
        </w:rPr>
      </w:pPr>
      <w:ins w:id="103" w:author="Yuyong Kim" w:date="2026-05-10T00:00:00Z">
        <w:r>
          <w:rPr>
            <w:b/>
            <w:bCs/>
          </w:rPr>
          <w:t xml:space="preserve">Benchmark construction independence — known limitation. All synthetic case datasets in this paper (220 golden cases per §6.1, 60 cross-discipline scenarios per §6.3, 50 retrieval queries per §6.5) were constructed by the system author. We do not claim independent field generalization; the benchmarks were designed to exercise architectural coverage and are released in full so that any reader can construct an independent benchmark and rerun. Independent third-party benchmark construction is documented as future work (§8 Limitation 7).</w:t>
        </w:r>
      </w:ins>
    </w:p>
    <w:bookmarkEnd w:id="38"/>
    <w:bookmarkStart w:id="39" w:name="seven-discipline-pipeline-evaluation"/>
    <w:p>
      <w:pPr>
        <w:pStyle w:val="Heading3"/>
      </w:pPr>
      <w:r>
        <w:t xml:space="preserve">6.2 Seven-Discipline Pipeline Evaluation</w:t>
      </w:r>
    </w:p>
    <w:p>
      <w:pPr>
        <w:pStyle w:val="FirstParagraph"/>
        <w:rPr>
          <w:ins w:id="106" w:author="Yuyong Kim" w:date="2026-05-10T00:00:00Z"/>
        </w:rPr>
      </w:pPr>
      <w:ins w:id="105" w:author="Yuyong Kim" w:date="2026-05-10T00:00:00Z">
        <w:r>
          <w:t xml:space="preserve">Across 43 pipeline scenarios run end-to-end through the orchestrator, the platform recorded a completion rate of 0.6512 and a blocking rate of 0.3488. Nominal and standard-aligned cases achieved a completion rate of 1.0000; boundary-aligned and failure-mode-aligned cases were blocked at a rate of 1.0000, confirming correct hazard identification by the integrated stack. (Source: outputs/seven_pipeline_report.md, generated by scripts/benchmark_seven_pipeline.py over the seven datasets/golden_standards/*_golden_dataset_v1.json files; this 43-scenario set measures end-to-end pipeline behaviour and is distinct from the 60-scenario cross-discipline ablation set of §6.3, which is constructed by scripts/benchmark_cross_discipline_ablation.py via the aligned_* and mixed_* index builders against the same underlying golden datasets.)</w:t>
        </w:r>
      </w:ins>
    </w:p>
    <w:bookmarkEnd w:id="39"/>
    <w:bookmarkStart w:id="43" w:name="cross-discipline-validator-ablation-rq1"/>
    <w:p>
      <w:pPr>
        <w:pStyle w:val="Heading3"/>
      </w:pPr>
      <w:r>
        <w:t xml:space="preserve">6.3 Cross-Discipline Validator Ablation (RQ1)</w:t>
      </w:r>
    </w:p>
    <w:p>
      <w:pPr>
        <w:pStyle w:val="FirstParagraph"/>
        <w:rPr>
          <w:ins w:id="108" w:author="Yuyong Kim" w:date="2026-05-10T00:00:00Z"/>
        </w:rPr>
      </w:pPr>
      <w:ins w:id="107" w:author="Yuyong Kim" w:date="2026-05-10T00:00:00Z">
        <w:r>
          <w:t xml:space="preserve">To quantify the incremental contribution of cross-discipline coupling logic, we evaluated the same 60 benchmark scenarios with the cross-discipline validator disabled and enabled (outputs/cross_discipline_ablation_report.md). With the validator disabled, 0/60 scenarios were blocked. With the validator enabled, 26/60 scenarios were blocked, an absolute increase of +26 and a blocking-ratio increase of +0.4333. The most informative subsets are aligned boundary and aligned failure, where blocking rises from 0.0 to 1.0 in both cases. Mixed scenarios also show non-trivial deltas: mixed_first20 rises from 0.0 to 0.15, and mixed_random20 rises from 0.0 to 0.65.</w:t>
        </w:r>
      </w:ins>
    </w:p>
    <w:p>
      <w:pPr>
        <w:pStyle w:val="BodyText"/>
      </w:pPr>
      <w:del w:id="109" w:author="Yuyong Kim" w:date="2026-05-10T00:00:00Z">
        <w:r>
          <w:rPr>
            <w:b/>
            <w:bCs/>
          </w:rPr>
          <w:delText xml:space="preserve">7.</w:delText>
        </w:r>
      </w:del>
      <w:ins w:id="110" w:author="Yuyong Kim" w:date="2026-05-10T00:00:00Z">
        <w:r>
          <w:rPr>
            <w:b/>
            <w:bCs/>
          </w:rPr>
          <w:t xml:space="preserve">Table </w:t>
        </w:r>
      </w:ins>
      <w:r>
        <w:rPr>
          <w:b/>
          <w:bCs/>
        </w:rPr>
        <w:t xml:space="preserve">3. Cross-</w:t>
      </w:r>
      <w:del w:id="111" w:author="Yuyong Kim" w:date="2026-05-10T00:00:00Z">
        <w:r>
          <w:rPr>
            <w:b/>
            <w:bCs/>
          </w:rPr>
          <w:delText xml:space="preserve">d</w:delText>
        </w:r>
      </w:del>
      <w:ins w:id="112" w:author="Yuyong Kim" w:date="2026-05-10T00:00:00Z">
        <w:r>
          <w:rPr>
            <w:b/>
            <w:bCs/>
          </w:rPr>
          <w:t xml:space="preserve">D</w:t>
        </w:r>
      </w:ins>
      <w:r>
        <w:rPr>
          <w:b/>
          <w:bCs/>
        </w:rPr>
        <w:t xml:space="preserve">iscipline </w:t>
      </w:r>
      <w:del w:id="113" w:author="Yuyong Kim" w:date="2026-05-10T00:00:00Z">
        <w:r>
          <w:rPr>
            <w:b/>
            <w:bCs/>
          </w:rPr>
          <w:delText xml:space="preserve">v</w:delText>
        </w:r>
      </w:del>
      <w:ins w:id="114" w:author="Yuyong Kim" w:date="2026-05-10T00:00:00Z">
        <w:r>
          <w:rPr>
            <w:b/>
            <w:bCs/>
          </w:rPr>
          <w:t xml:space="preserve">V</w:t>
        </w:r>
      </w:ins>
      <w:r>
        <w:rPr>
          <w:b/>
          <w:bCs/>
        </w:rPr>
        <w:t xml:space="preserve">alidator </w:t>
      </w:r>
      <w:del w:id="115" w:author="Yuyong Kim" w:date="2026-05-10T00:00:00Z">
        <w:r>
          <w:rPr>
            <w:b/>
            <w:bCs/>
          </w:rPr>
          <w:delText xml:space="preserve">a</w:delText>
        </w:r>
      </w:del>
      <w:ins w:id="116" w:author="Yuyong Kim" w:date="2026-05-10T00:00:00Z">
        <w:r>
          <w:rPr>
            <w:b/>
            <w:bCs/>
          </w:rPr>
          <w:t xml:space="preserve">A</w:t>
        </w:r>
      </w:ins>
      <w:r>
        <w:rPr>
          <w:b/>
          <w:bCs/>
        </w:rPr>
        <w:t xml:space="preserve">blation (RQ1)</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Scenario Set</w:t>
            </w:r>
          </w:p>
        </w:tc>
        <w:tc>
          <w:tcPr/>
          <w:p>
            <w:pPr>
              <w:pStyle w:val="Compact"/>
              <w:jc w:val="right"/>
            </w:pPr>
            <w:r>
              <w:t xml:space="preserve">Validator OFF</w:t>
            </w:r>
          </w:p>
        </w:tc>
        <w:tc>
          <w:tcPr/>
          <w:p>
            <w:pPr>
              <w:pStyle w:val="Compact"/>
              <w:jc w:val="right"/>
            </w:pPr>
            <w:r>
              <w:t xml:space="preserve">Validator ON</w:t>
            </w:r>
          </w:p>
        </w:tc>
        <w:tc>
          <w:tcPr/>
          <w:p>
            <w:pPr>
              <w:pStyle w:val="Compact"/>
              <w:jc w:val="right"/>
            </w:pPr>
            <w:r>
              <w:t xml:space="preserve">Absolute Delta</w:t>
            </w:r>
          </w:p>
        </w:tc>
        <w:tc>
          <w:tcPr/>
          <w:p>
            <w:pPr>
              <w:pStyle w:val="Compact"/>
              <w:jc w:val="right"/>
            </w:pPr>
            <w:r>
              <w:t xml:space="preserve">Ratio Delta</w:t>
            </w:r>
          </w:p>
        </w:tc>
      </w:tr>
      <w:tr>
        <w:tc>
          <w:tcPr/>
          <w:p>
            <w:pPr>
              <w:pStyle w:val="Compact"/>
            </w:pPr>
            <w:r>
              <w:t xml:space="preserve">aligned_standard</w:t>
            </w:r>
          </w:p>
        </w:tc>
        <w:tc>
          <w:tcPr/>
          <w:p>
            <w:pPr>
              <w:pStyle w:val="Compact"/>
              <w:jc w:val="right"/>
            </w:pPr>
            <w:r>
              <w:t xml:space="preserve">0 / 10</w:t>
            </w:r>
          </w:p>
        </w:tc>
        <w:tc>
          <w:tcPr/>
          <w:p>
            <w:pPr>
              <w:pStyle w:val="Compact"/>
              <w:jc w:val="right"/>
            </w:pPr>
            <w:r>
              <w:t xml:space="preserve">0 / 10</w:t>
            </w:r>
          </w:p>
        </w:tc>
        <w:tc>
          <w:tcPr/>
          <w:p>
            <w:pPr>
              <w:pStyle w:val="Compact"/>
              <w:jc w:val="right"/>
            </w:pPr>
            <w:r>
              <w:t xml:space="preserve">+0</w:t>
            </w:r>
          </w:p>
        </w:tc>
        <w:tc>
          <w:tcPr/>
          <w:p>
            <w:pPr>
              <w:pStyle w:val="Compact"/>
              <w:jc w:val="right"/>
            </w:pPr>
            <w:r>
              <w:t xml:space="preserve">+0.00</w:t>
            </w:r>
          </w:p>
        </w:tc>
      </w:tr>
      <w:tr>
        <w:tc>
          <w:tcPr/>
          <w:p>
            <w:pPr>
              <w:pStyle w:val="Compact"/>
            </w:pPr>
            <w:r>
              <w:t xml:space="preserve">aligned_boundary</w:t>
            </w:r>
          </w:p>
        </w:tc>
        <w:tc>
          <w:tcPr/>
          <w:p>
            <w:pPr>
              <w:pStyle w:val="Compact"/>
              <w:jc w:val="right"/>
            </w:pPr>
            <w:r>
              <w:t xml:space="preserve">0 / 6</w:t>
            </w:r>
          </w:p>
        </w:tc>
        <w:tc>
          <w:tcPr/>
          <w:p>
            <w:pPr>
              <w:pStyle w:val="Compact"/>
              <w:jc w:val="right"/>
            </w:pPr>
            <w:r>
              <w:t xml:space="preserve">6 / 6</w:t>
            </w:r>
          </w:p>
        </w:tc>
        <w:tc>
          <w:tcPr/>
          <w:p>
            <w:pPr>
              <w:pStyle w:val="Compact"/>
              <w:jc w:val="right"/>
            </w:pPr>
            <w:r>
              <w:t xml:space="preserve">+6</w:t>
            </w:r>
          </w:p>
        </w:tc>
        <w:tc>
          <w:tcPr/>
          <w:p>
            <w:pPr>
              <w:pStyle w:val="Compact"/>
              <w:jc w:val="right"/>
            </w:pPr>
            <w:r>
              <w:t xml:space="preserve">+1.00</w:t>
            </w:r>
          </w:p>
        </w:tc>
      </w:tr>
      <w:tr>
        <w:tc>
          <w:tcPr/>
          <w:p>
            <w:pPr>
              <w:pStyle w:val="Compact"/>
            </w:pPr>
            <w:r>
              <w:t xml:space="preserve">aligned_failure</w:t>
            </w:r>
          </w:p>
        </w:tc>
        <w:tc>
          <w:tcPr/>
          <w:p>
            <w:pPr>
              <w:pStyle w:val="Compact"/>
              <w:jc w:val="right"/>
            </w:pPr>
            <w:r>
              <w:t xml:space="preserve">0 / 4</w:t>
            </w:r>
          </w:p>
        </w:tc>
        <w:tc>
          <w:tcPr/>
          <w:p>
            <w:pPr>
              <w:pStyle w:val="Compact"/>
              <w:jc w:val="right"/>
            </w:pPr>
            <w:r>
              <w:t xml:space="preserve">4 / 4</w:t>
            </w:r>
          </w:p>
        </w:tc>
        <w:tc>
          <w:tcPr/>
          <w:p>
            <w:pPr>
              <w:pStyle w:val="Compact"/>
              <w:jc w:val="right"/>
            </w:pPr>
            <w:r>
              <w:t xml:space="preserve">+4</w:t>
            </w:r>
          </w:p>
        </w:tc>
        <w:tc>
          <w:tcPr/>
          <w:p>
            <w:pPr>
              <w:pStyle w:val="Compact"/>
              <w:jc w:val="right"/>
            </w:pPr>
            <w:r>
              <w:t xml:space="preserve">+1.00</w:t>
            </w:r>
          </w:p>
        </w:tc>
      </w:tr>
      <w:tr>
        <w:tc>
          <w:tcPr/>
          <w:p>
            <w:pPr>
              <w:pStyle w:val="Compact"/>
            </w:pPr>
            <w:r>
              <w:t xml:space="preserve">mixed_first20</w:t>
            </w:r>
          </w:p>
        </w:tc>
        <w:tc>
          <w:tcPr/>
          <w:p>
            <w:pPr>
              <w:pStyle w:val="Compact"/>
              <w:jc w:val="right"/>
            </w:pPr>
            <w:r>
              <w:t xml:space="preserve">0 / 20</w:t>
            </w:r>
          </w:p>
        </w:tc>
        <w:tc>
          <w:tcPr/>
          <w:p>
            <w:pPr>
              <w:pStyle w:val="Compact"/>
              <w:jc w:val="right"/>
            </w:pPr>
            <w:r>
              <w:t xml:space="preserve">3 / 20</w:t>
            </w:r>
          </w:p>
        </w:tc>
        <w:tc>
          <w:tcPr/>
          <w:p>
            <w:pPr>
              <w:pStyle w:val="Compact"/>
              <w:jc w:val="right"/>
            </w:pPr>
            <w:r>
              <w:t xml:space="preserve">+3</w:t>
            </w:r>
          </w:p>
        </w:tc>
        <w:tc>
          <w:tcPr/>
          <w:p>
            <w:pPr>
              <w:pStyle w:val="Compact"/>
              <w:jc w:val="right"/>
            </w:pPr>
            <w:r>
              <w:t xml:space="preserve">+0.15</w:t>
            </w:r>
          </w:p>
        </w:tc>
      </w:tr>
      <w:tr>
        <w:tc>
          <w:tcPr/>
          <w:p>
            <w:pPr>
              <w:pStyle w:val="Compact"/>
            </w:pPr>
            <w:r>
              <w:t xml:space="preserve">mixed_random20</w:t>
            </w:r>
          </w:p>
        </w:tc>
        <w:tc>
          <w:tcPr/>
          <w:p>
            <w:pPr>
              <w:pStyle w:val="Compact"/>
              <w:jc w:val="right"/>
            </w:pPr>
            <w:r>
              <w:t xml:space="preserve">0 / 20</w:t>
            </w:r>
          </w:p>
        </w:tc>
        <w:tc>
          <w:tcPr/>
          <w:p>
            <w:pPr>
              <w:pStyle w:val="Compact"/>
              <w:jc w:val="right"/>
            </w:pPr>
            <w:r>
              <w:t xml:space="preserve">13 / 20</w:t>
            </w:r>
          </w:p>
        </w:tc>
        <w:tc>
          <w:tcPr/>
          <w:p>
            <w:pPr>
              <w:pStyle w:val="Compact"/>
              <w:jc w:val="right"/>
            </w:pPr>
            <w:r>
              <w:t xml:space="preserve">+13</w:t>
            </w:r>
          </w:p>
        </w:tc>
        <w:tc>
          <w:tcPr/>
          <w:p>
            <w:pPr>
              <w:pStyle w:val="Compact"/>
              <w:jc w:val="right"/>
            </w:pPr>
            <w:r>
              <w:t xml:space="preserve">+0.65</w:t>
            </w:r>
          </w:p>
        </w:tc>
      </w:tr>
      <w:tr>
        <w:tc>
          <w:tcPr/>
          <w:p>
            <w:pPr>
              <w:pStyle w:val="Compact"/>
            </w:pPr>
            <w:r>
              <w:rPr>
                <w:b/>
                <w:bCs/>
              </w:rPr>
              <w:t xml:space="preserve">Overall</w:t>
            </w:r>
          </w:p>
        </w:tc>
        <w:tc>
          <w:tcPr/>
          <w:p>
            <w:pPr>
              <w:pStyle w:val="Compact"/>
              <w:jc w:val="right"/>
            </w:pPr>
            <w:r>
              <w:rPr>
                <w:b/>
                <w:bCs/>
              </w:rPr>
              <w:t xml:space="preserve">0 / 60</w:t>
            </w:r>
          </w:p>
        </w:tc>
        <w:tc>
          <w:tcPr/>
          <w:p>
            <w:pPr>
              <w:pStyle w:val="Compact"/>
              <w:jc w:val="right"/>
            </w:pPr>
            <w:r>
              <w:rPr>
                <w:b/>
                <w:bCs/>
              </w:rPr>
              <w:t xml:space="preserve">26 / 60</w:t>
            </w:r>
          </w:p>
        </w:tc>
        <w:tc>
          <w:tcPr/>
          <w:p>
            <w:pPr>
              <w:pStyle w:val="Compact"/>
              <w:jc w:val="right"/>
            </w:pPr>
            <w:r>
              <w:rPr>
                <w:b/>
                <w:bCs/>
              </w:rPr>
              <w:t xml:space="preserve">+26</w:t>
            </w:r>
          </w:p>
        </w:tc>
        <w:tc>
          <w:tcPr/>
          <w:p>
            <w:pPr>
              <w:pStyle w:val="Compact"/>
              <w:jc w:val="right"/>
            </w:pPr>
            <w:r>
              <w:rPr>
                <w:b/>
                <w:bCs/>
              </w:rPr>
              <w:t xml:space="preserve">+0.4333</w:t>
            </w:r>
          </w:p>
        </w:tc>
      </w:tr>
    </w:tbl>
    <w:p>
      <w:pPr>
        <w:pStyle w:val="CaptionedFigure"/>
      </w:pPr>
      <w:r>
        <w:drawing>
          <wp:inline>
            <wp:extent cx="4587240" cy="2698871"/>
            <wp:effectExtent b="0" l="0" r="0" t="0"/>
            <wp:docPr descr="Figure 4. Cross-discipline ablation (60 scenarios): blocked counts by scenario set, validator OFF vs ON. Total rises 0 → 26 (+43.3%); aligned-boundary and aligned-failure subsets rise from 0/n to n/n; mixed sets show partial coverage proportional to coupling density." title="" id="41" name="Picture"/>
            <a:graphic>
              <a:graphicData uri="http://schemas.openxmlformats.org/drawingml/2006/picture">
                <pic:pic>
                  <pic:nvPicPr>
                    <pic:cNvPr descr="figures/fig_4_ablation.png" id="42" name="Picture"/>
                    <pic:cNvPicPr>
                      <a:picLocks noChangeArrowheads="1" noChangeAspect="1"/>
                    </pic:cNvPicPr>
                  </pic:nvPicPr>
                  <pic:blipFill>
                    <a:blip r:embed="rId40"/>
                    <a:stretch>
                      <a:fillRect/>
                    </a:stretch>
                  </pic:blipFill>
                  <pic:spPr bwMode="auto">
                    <a:xfrm>
                      <a:off x="0" y="0"/>
                      <a:ext cx="4587240" cy="2698871"/>
                    </a:xfrm>
                    <a:prstGeom prst="rect">
                      <a:avLst/>
                    </a:prstGeom>
                    <a:noFill/>
                    <a:ln w="9525">
                      <a:noFill/>
                      <a:headEnd/>
                      <a:tailEnd/>
                    </a:ln>
                  </pic:spPr>
                </pic:pic>
              </a:graphicData>
            </a:graphic>
          </wp:inline>
        </w:drawing>
      </w:r>
    </w:p>
    <w:p>
      <w:pPr>
        <w:pStyle w:val="ImageCaption"/>
        <w:rPr>
          <w:ins w:id="118" w:author="Yuyong Kim" w:date="2026-05-10T00:00:00Z"/>
        </w:rPr>
      </w:pPr>
      <w:ins w:id="117" w:author="Yuyong Kim" w:date="2026-05-10T00:00:00Z">
        <w:r>
          <w:t xml:space="preserve">Figure 4. Cross-discipline ablation (60 scenarios): blocked counts by scenario set, validator OFF vs ON. Total rises 0 → 26 (+43.3%); aligned-boundary and aligned-failure subsets rise from 0/n to n/n; mixed sets show partial coverage proportional to coupling density.</w:t>
        </w:r>
      </w:ins>
    </w:p>
    <w:p>
      <w:pPr>
        <w:pStyle w:val="BodyText"/>
        <w:rPr>
          <w:ins w:id="120" w:author="Yuyong Kim" w:date="2026-05-10T00:00:00Z"/>
        </w:rPr>
      </w:pPr>
      <w:ins w:id="119" w:author="Yuyong Kim" w:date="2026-05-10T00:00:00Z">
        <w:r>
          <w:rPr>
            <w:b/>
            <w:bCs/>
          </w:rPr>
          <w:t xml:space="preserve">Significance of detections. Per-failure-mode partition of the 26 blocked scenarios (outputs/ablation_failure_mode_partition.md, computed by scripts/dump_ablation_hits.py):</w:t>
        </w:r>
      </w:ins>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Coupling family</w:t>
            </w:r>
          </w:p>
        </w:tc>
        <w:tc>
          <w:tcPr/>
          <w:p>
            <w:pPr>
              <w:pStyle w:val="Compact"/>
              <w:jc w:val="right"/>
            </w:pPr>
            <w:r>
              <w:t xml:space="preserve">Blocked count</w:t>
            </w:r>
          </w:p>
        </w:tc>
        <w:tc>
          <w:tcPr/>
          <w:p>
            <w:pPr>
              <w:pStyle w:val="Compact"/>
              <w:jc w:val="right"/>
            </w:pPr>
            <w:r>
              <w:t xml:space="preserve">Share</w:t>
            </w:r>
          </w:p>
        </w:tc>
      </w:tr>
      <w:tr>
        <w:tc>
          <w:tcPr/>
          <w:p>
            <w:pPr>
              <w:pStyle w:val="Compact"/>
            </w:pPr>
            <w:r>
              <w:t xml:space="preserve">Piping-vessel nozzle margin mismatch</w:t>
            </w:r>
          </w:p>
        </w:tc>
        <w:tc>
          <w:tcPr/>
          <w:p>
            <w:pPr>
              <w:pStyle w:val="Compact"/>
              <w:jc w:val="right"/>
            </w:pPr>
            <w:r>
              <w:t xml:space="preserve">22</w:t>
            </w:r>
          </w:p>
        </w:tc>
        <w:tc>
          <w:tcPr/>
          <w:p>
            <w:pPr>
              <w:pStyle w:val="Compact"/>
              <w:jc w:val="right"/>
            </w:pPr>
            <w:r>
              <w:t xml:space="preserve">84.6%</w:t>
            </w:r>
          </w:p>
        </w:tc>
      </w:tr>
      <w:tr>
        <w:tc>
          <w:tcPr/>
          <w:p>
            <w:pPr>
              <w:pStyle w:val="Compact"/>
            </w:pPr>
            <w:r>
              <w:t xml:space="preserve">Electrical-rotating bearing-health coupling</w:t>
            </w:r>
          </w:p>
        </w:tc>
        <w:tc>
          <w:tcPr/>
          <w:p>
            <w:pPr>
              <w:pStyle w:val="Compact"/>
              <w:jc w:val="right"/>
            </w:pPr>
            <w:r>
              <w:t xml:space="preserve">3</w:t>
            </w:r>
          </w:p>
        </w:tc>
        <w:tc>
          <w:tcPr/>
          <w:p>
            <w:pPr>
              <w:pStyle w:val="Compact"/>
              <w:jc w:val="right"/>
            </w:pPr>
            <w:r>
              <w:t xml:space="preserve">11.5%</w:t>
            </w:r>
          </w:p>
        </w:tc>
      </w:tr>
      <w:tr>
        <w:tc>
          <w:tcPr/>
          <w:p>
            <w:pPr>
              <w:pStyle w:val="Compact"/>
            </w:pPr>
            <w:r>
              <w:t xml:space="preserve">Civil-rotating foundation-vibration coupling</w:t>
            </w:r>
          </w:p>
        </w:tc>
        <w:tc>
          <w:tcPr/>
          <w:p>
            <w:pPr>
              <w:pStyle w:val="Compact"/>
              <w:jc w:val="right"/>
            </w:pPr>
            <w:r>
              <w:t xml:space="preserve">1</w:t>
            </w:r>
          </w:p>
        </w:tc>
        <w:tc>
          <w:tcPr/>
          <w:p>
            <w:pPr>
              <w:pStyle w:val="Compact"/>
              <w:jc w:val="right"/>
            </w:pPr>
            <w:r>
              <w:t xml:space="preserve">3.8%</w:t>
            </w:r>
          </w:p>
        </w:tc>
      </w:tr>
      <w:tr>
        <w:tc>
          <w:tcPr/>
          <w:p>
            <w:pPr>
              <w:pStyle w:val="Compact"/>
            </w:pPr>
            <w:r>
              <w:t xml:space="preserve">Other</w:t>
            </w:r>
          </w:p>
        </w:tc>
        <w:tc>
          <w:tcPr/>
          <w:p>
            <w:pPr>
              <w:pStyle w:val="Compact"/>
              <w:jc w:val="right"/>
            </w:pPr>
            <w:r>
              <w:t xml:space="preserve">0</w:t>
            </w:r>
          </w:p>
        </w:tc>
        <w:tc>
          <w:tcPr/>
          <w:p>
            <w:pPr>
              <w:pStyle w:val="Compact"/>
              <w:jc w:val="right"/>
            </w:pPr>
            <w:r>
              <w:t xml:space="preserve">0.0%</w:t>
            </w:r>
          </w:p>
        </w:tc>
      </w:tr>
      <w:tr>
        <w:tc>
          <w:tcPr/>
          <w:p>
            <w:pPr>
              <w:pStyle w:val="Compact"/>
            </w:pPr>
            <w:r>
              <w:rPr>
                <w:b/>
                <w:bCs/>
              </w:rPr>
              <w:t xml:space="preserve">Total</w:t>
            </w:r>
          </w:p>
        </w:tc>
        <w:tc>
          <w:tcPr/>
          <w:p>
            <w:pPr>
              <w:pStyle w:val="Compact"/>
              <w:jc w:val="right"/>
            </w:pPr>
            <w:r>
              <w:rPr>
                <w:b/>
                <w:bCs/>
              </w:rPr>
              <w:t xml:space="preserve">26</w:t>
            </w:r>
          </w:p>
        </w:tc>
        <w:tc>
          <w:tcPr/>
          <w:p>
            <w:pPr>
              <w:pStyle w:val="Compact"/>
              <w:jc w:val="right"/>
            </w:pPr>
            <w:r>
              <w:rPr>
                <w:b/>
                <w:bCs/>
              </w:rPr>
              <w:t xml:space="preserve">100%</w:t>
            </w:r>
          </w:p>
        </w:tc>
      </w:tr>
    </w:tbl>
    <w:p>
      <w:pPr>
        <w:pStyle w:val="BodyText"/>
        <w:rPr>
          <w:ins w:id="122" w:author="Yuyong Kim" w:date="2026-05-10T00:00:00Z"/>
        </w:rPr>
      </w:pPr>
      <w:ins w:id="121" w:author="Yuyong Kim" w:date="2026-05-10T00:00:00Z">
        <w:r>
          <w:t xml:space="preserve">Detections concentrate in the piping-vessel nozzle margin mismatch family (22/26 = 84.6%): ASME Section VIII allowable nozzle loadings exceeded by piping reaction forces under thermal load — a coupling neither B31.3 nor Section VIII checks in isolation. The remaining 4 detections are split between electrical-rotating bearing-health coupling (IEEE C57.104 voltage distortion propagating to API 670 bearing-health thresholds) and civil-rotating foundation coupling (ACI 318 settlement margins below the rotating-equipment alignment tolerance derived from API 610). The skew toward piping-vessel coupling reflects the construction of the 60-scenario set rather than a property of the validator; expanding the scenario seed set to exercise the other coupling families more densely is documented as future work.</w:t>
        </w:r>
      </w:ins>
    </w:p>
    <w:bookmarkEnd w:id="43"/>
    <w:bookmarkStart w:id="47" w:name="X6f8fa6fd9b09ef2b69a6b101f4ce900e2807929"/>
    <w:p>
      <w:pPr>
        <w:pStyle w:val="Heading3"/>
      </w:pPr>
      <w:r>
        <w:t xml:space="preserve">6.4 KOSHA RAG Regulatory Grounding — Three Cases (RQ2)</w:t>
      </w:r>
    </w:p>
    <w:p>
      <w:pPr>
        <w:pStyle w:val="FirstParagraph"/>
        <w:rPr>
          <w:ins w:id="124" w:author="Yuyong Kim" w:date="2026-05-10T00:00:00Z"/>
        </w:rPr>
      </w:pPr>
      <w:ins w:id="123" w:author="Yuyong Kim" w:date="2026-05-10T00:00:00Z">
        <w:r>
          <w:t xml:space="preserve">Three representative cases demonstrate the incremental regulatory value of the KOSHA RAG layer. The three cases were selected from the vessel and piping disciplines because these are the two most common service envelopes in petrochemical EPC packages and because the KOSHA technical guideline coverage in the indexed corpus is densest for pressure-bearing equipment; cross-discipline coverage in case studies is documented as future work (§8 Limitation 4). Results are summarised in Table 4; KOSHA citation quality and regulatory class (mandatory vs guidance) are detailed in Table 5.</w:t>
        </w:r>
      </w:ins>
    </w:p>
    <w:bookmarkStart w:id="44" w:name="X803fa3e0a5e790a433a83f9e5aec711454182df"/>
    <w:p>
      <w:pPr>
        <w:pStyle w:val="Heading4"/>
      </w:pPr>
      <w:r>
        <w:t xml:space="preserve">Case 1 — Vessel Remaining Life (VES-GOLD-001)</w:t>
      </w:r>
    </w:p>
    <w:p>
      <w:pPr>
        <w:pStyle w:val="FirstParagraph"/>
        <w:rPr>
          <w:ins w:id="126" w:author="Yuyong Kim" w:date="2026-05-10T00:00:00Z"/>
        </w:rPr>
      </w:pPr>
      <w:ins w:id="125" w:author="Yuyong Kim" w:date="2026-05-10T00:00:00Z">
        <w:r>
          <w:t xml:space="preserve">For an SA-516-70 pressure vessel (design pressure 1.858 MPa, 217.3 °C, current thickness 44.82 mm), the calculation engine computes a required shell thickness of 14.99 mm under ASME Section VIII UG-27, a remaining life of 136.3 years, and an API 510 inspection interval of 10 years, with no red flags raised. The KOSHA RAG layer retrieves M-69-2012 (Technical Guideline for Remaining Life Assessment of Pressure Vessels) as the top-ranked passage and identifies guidance-derived documentation expectations that are typically triggered when remaining life exceeds a defined threshold — expectations absent from the engine’s output. Why this matters: even a “very safe” vessel under ASME triggers a KOSHA documentation expectation that, if skipped, is routinely cited as a material finding in PSM audits.</w:t>
        </w:r>
      </w:ins>
    </w:p>
    <w:bookmarkEnd w:id="44"/>
    <w:bookmarkStart w:id="45" w:name="case-2-rbi-planning-ves-gold-009"/>
    <w:p>
      <w:pPr>
        <w:pStyle w:val="Heading4"/>
      </w:pPr>
      <w:r>
        <w:t xml:space="preserve">Case 2 — RBI Planning (VES-GOLD-009)</w:t>
      </w:r>
    </w:p>
    <w:p>
      <w:pPr>
        <w:pStyle w:val="FirstParagraph"/>
        <w:rPr>
          <w:ins w:id="128" w:author="Yuyong Kim" w:date="2026-05-10T00:00:00Z"/>
        </w:rPr>
      </w:pPr>
      <w:ins w:id="127" w:author="Yuyong Kim" w:date="2026-05-10T00:00:00Z">
        <w:r>
          <w:t xml:space="preserve">For a vessel with a remaining life of 40.2 years (SA-516-70, 1.891 MPa, 241.9 °C), the engine recommends a 10-year inspection interval per API 510. The KOSHA RAG layer retrieves C-C-23-2026 (Technical Regulation for Equipment Reliability via Risk-Based Inspection) and B-M-18-2026 (Technical Regulation for Piping Life Management), identifying guidance-derived RBI review triggers routinely used in Korean PSM submissions. Why this matters: API 510’s calendar-based interval can be longer than the KOSHA RBI trigger-driven interval; following only API 510 leaves an under-inspection gap.</w:t>
        </w:r>
      </w:ins>
    </w:p>
    <w:bookmarkEnd w:id="45"/>
    <w:bookmarkStart w:id="46" w:name="X915aea58546e41a81ecfb4d3fdd6349285e9562"/>
    <w:p>
      <w:pPr>
        <w:pStyle w:val="Heading4"/>
      </w:pPr>
      <w:r>
        <w:t xml:space="preserve">Case 3 — Piping Corrosion Compliance (PIP-GOLD-047)</w:t>
      </w:r>
    </w:p>
    <w:p>
      <w:pPr>
        <w:pStyle w:val="FirstParagraph"/>
        <w:rPr>
          <w:ins w:id="130" w:author="Yuyong Kim" w:date="2026-05-10T00:00:00Z"/>
        </w:rPr>
      </w:pPr>
      <w:ins w:id="129" w:author="Yuyong Kim" w:date="2026-05-10T00:00:00Z">
        <w:r>
          <w:t xml:space="preserve">For an SA-106 Gr.B carbon-steel line in sour-chloride service (7.804 MPa, 196 °C, 200 ppm Cl⁻), the engine reports a remaining life of 14.0 years with no red flags raised. The KOSHA RAG layer retrieves, in ranked order, B-M-18-2026, Article 256 of the Rules on Occupational Safety and Health Standards (산업안전보건기준에 관한 규칙 — Corrosion Prevention Provision), and C-C-75-2026 (Technical Regulation for Corrosion Risk Assessment of Chemical Equipment).</w:t>
        </w:r>
      </w:ins>
    </w:p>
    <w:p>
      <w:pPr>
        <w:pStyle w:val="BodyText"/>
        <w:rPr>
          <w:ins w:id="132" w:author="Yuyong Kim" w:date="2026-05-10T00:00:00Z"/>
        </w:rPr>
      </w:pPr>
      <w:ins w:id="131" w:author="Yuyong Kim" w:date="2026-05-10T00:00:00Z">
        <w:r>
          <w:t xml:space="preserve">Article 256 reads (verbatim, with the Korean original preserved):</w:t>
        </w:r>
      </w:ins>
    </w:p>
    <w:p>
      <w:pPr>
        <w:pStyle w:val="BlockText"/>
        <w:rPr>
          <w:ins w:id="134" w:author="Yuyong Kim" w:date="2026-05-10T00:00:00Z"/>
        </w:rPr>
      </w:pPr>
      <w:ins w:id="133" w:author="Yuyong Kim" w:date="2026-05-10T00:00:00Z">
        <w:r>
          <w:t xml:space="preserve">제256조(부식 방지) 사업주는 부식성 액체에 의하여 부식될 우려가 있는 부분의 부식을 방지하기 위하여 보온재로 피복하는 등 부식을 방지하기 위한 조치를 하여야 한다.</w:t>
        </w:r>
      </w:ins>
    </w:p>
    <w:p>
      <w:pPr>
        <w:pStyle w:val="BlockText"/>
        <w:rPr>
          <w:ins w:id="136" w:author="Yuyong Kim" w:date="2026-05-10T00:00:00Z"/>
        </w:rPr>
      </w:pPr>
      <w:ins w:id="135" w:author="Yuyong Kim" w:date="2026-05-10T00:00:00Z">
        <w:r>
          <w:rPr>
            <w:i/>
            <w:iCs/>
          </w:rPr>
          <w:t xml:space="preserve">English working translation: Article 256 (Corrosion Prevention). The employer shall take measures to prevent corrosion — including, but not limited to, application of insulation/coating — at parts liable to corrosion by corrosive liquids.</w:t>
        </w:r>
      </w:ins>
    </w:p>
    <w:p>
      <w:pPr>
        <w:pStyle w:val="FirstParagraph"/>
        <w:rPr>
          <w:ins w:id="138" w:author="Yuyong Kim" w:date="2026-05-10T00:00:00Z"/>
        </w:rPr>
      </w:pPr>
      <w:ins w:id="137" w:author="Yuyong Kim" w:date="2026-05-10T00:00:00Z">
        <w:r>
          <w:t xml:space="preserve">The text shown above matches the body indexed in the system’s SQLite FTS5 store (datasets/kosha_rag/kosha_local_rag.utf8.sqlite3); the indexed bodies are stored as correct UTF-8 (full-corpus encoding scan reported zero mojibake across 197,124 string fields, see outputs/kosha_encoding_diagnosis.md).</w:t>
        </w:r>
      </w:ins>
    </w:p>
    <w:p>
      <w:pPr>
        <w:pStyle w:val="BodyText"/>
        <w:rPr>
          <w:ins w:id="140" w:author="Yuyong Kim" w:date="2026-05-10T00:00:00Z"/>
        </w:rPr>
      </w:pPr>
      <w:ins w:id="139" w:author="Yuyong Kim" w:date="2026-05-10T00:00:00Z">
        <w:r>
          <w:t xml:space="preserve">The provision is mandatory under the Act. The linkage from calculation context to the obligation is: 200 ppm Cl⁻ + sour service + carbon steel → recognised corrosion-aggressive condition → Article 256 corrosion-prevention measures shall be in place. ASME B31.3 and API 570 calculations are silent on this obligation; they do not require a corrosion-prevention plan as a function of fluid chemistry. The system therefore detects a regulatory obligation that is structurally invisible to international-code-only calculation workflows — a concrete instance of the jurisdiction compliance gap defined in §7.</w:t>
        </w:r>
      </w:ins>
    </w:p>
    <w:p>
      <w:pPr>
        <w:pStyle w:val="BodyText"/>
        <w:rPr>
          <w:ins w:id="142" w:author="Yuyong Kim" w:date="2026-05-10T00:00:00Z"/>
        </w:rPr>
      </w:pPr>
      <w:ins w:id="141" w:author="Yuyong Kim" w:date="2026-05-10T00:00:00Z">
        <w:r>
          <w:rPr>
            <w:b/>
            <w:bCs/>
          </w:rPr>
          <w:t xml:space="preserve">Table 4. KOSHA RAG Incremental Coverage Summary</w:t>
        </w:r>
      </w:ins>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Discipline</w:t>
            </w:r>
          </w:p>
        </w:tc>
        <w:tc>
          <w:tcPr/>
          <w:p>
            <w:pPr>
              <w:pStyle w:val="Compact"/>
            </w:pPr>
            <w:r>
              <w:t xml:space="preserve">Calc. Result</w:t>
            </w:r>
          </w:p>
        </w:tc>
        <w:tc>
          <w:tcPr/>
          <w:p>
            <w:pPr>
              <w:pStyle w:val="Compact"/>
            </w:pPr>
            <w:r>
              <w:t xml:space="preserve">Red Flags</w:t>
            </w:r>
          </w:p>
        </w:tc>
        <w:tc>
          <w:tcPr/>
          <w:p>
            <w:pPr>
              <w:pStyle w:val="Compact"/>
            </w:pPr>
            <w:r>
              <w:t xml:space="preserve">Top KOSHA RAG Retrieval</w:t>
            </w:r>
          </w:p>
        </w:tc>
      </w:tr>
      <w:tr>
        <w:tc>
          <w:tcPr/>
          <w:p>
            <w:pPr>
              <w:pStyle w:val="Compact"/>
            </w:pPr>
            <w:r>
              <w:t xml:space="preserve">VES-GOLD-001</w:t>
            </w:r>
          </w:p>
        </w:tc>
        <w:tc>
          <w:tcPr/>
          <w:p>
            <w:pPr>
              <w:pStyle w:val="Compact"/>
            </w:pPr>
            <w:r>
              <w:t xml:space="preserve">Vessel</w:t>
            </w:r>
          </w:p>
        </w:tc>
        <w:tc>
          <w:tcPr/>
          <w:p>
            <w:pPr>
              <w:pStyle w:val="Compact"/>
            </w:pPr>
            <w:r>
              <w:t xml:space="preserve">PASS (RL = 136.3 yr)</w:t>
            </w:r>
          </w:p>
        </w:tc>
        <w:tc>
          <w:tcPr/>
          <w:p>
            <w:pPr>
              <w:pStyle w:val="Compact"/>
            </w:pPr>
            <w:r>
              <w:t xml:space="preserve">None</w:t>
            </w:r>
          </w:p>
        </w:tc>
        <w:tc>
          <w:tcPr/>
          <w:p>
            <w:pPr>
              <w:pStyle w:val="Compact"/>
            </w:pPr>
            <w:r>
              <w:t xml:space="preserve">M-69-2012 (Remaining Life Evaluation)</w:t>
            </w:r>
          </w:p>
        </w:tc>
      </w:tr>
      <w:tr>
        <w:tc>
          <w:tcPr/>
          <w:p>
            <w:pPr>
              <w:pStyle w:val="Compact"/>
            </w:pPr>
            <w:r>
              <w:t xml:space="preserve">VES-GOLD-009</w:t>
            </w:r>
          </w:p>
        </w:tc>
        <w:tc>
          <w:tcPr/>
          <w:p>
            <w:pPr>
              <w:pStyle w:val="Compact"/>
            </w:pPr>
            <w:r>
              <w:t xml:space="preserve">Vessel</w:t>
            </w:r>
          </w:p>
        </w:tc>
        <w:tc>
          <w:tcPr/>
          <w:p>
            <w:pPr>
              <w:pStyle w:val="Compact"/>
            </w:pPr>
            <w:r>
              <w:t xml:space="preserve">PASS (RL = 40.2 yr)</w:t>
            </w:r>
          </w:p>
        </w:tc>
        <w:tc>
          <w:tcPr/>
          <w:p>
            <w:pPr>
              <w:pStyle w:val="Compact"/>
            </w:pPr>
            <w:r>
              <w:t xml:space="preserve">None</w:t>
            </w:r>
          </w:p>
        </w:tc>
        <w:tc>
          <w:tcPr/>
          <w:p>
            <w:pPr>
              <w:pStyle w:val="Compact"/>
            </w:pPr>
            <w:r>
              <w:t xml:space="preserve">C-C-23-2026 (RBI), B-M-18-2026</w:t>
            </w:r>
          </w:p>
        </w:tc>
      </w:tr>
      <w:tr>
        <w:tc>
          <w:tcPr/>
          <w:p>
            <w:pPr>
              <w:pStyle w:val="Compact"/>
            </w:pPr>
            <w:r>
              <w:t xml:space="preserve">PIP-GOLD-047</w:t>
            </w:r>
          </w:p>
        </w:tc>
        <w:tc>
          <w:tcPr/>
          <w:p>
            <w:pPr>
              <w:pStyle w:val="Compact"/>
            </w:pPr>
            <w:r>
              <w:t xml:space="preserve">Piping</w:t>
            </w:r>
          </w:p>
        </w:tc>
        <w:tc>
          <w:tcPr/>
          <w:p>
            <w:pPr>
              <w:pStyle w:val="Compact"/>
            </w:pPr>
            <w:r>
              <w:t xml:space="preserve">PASS (RL = 14.0 yr)</w:t>
            </w:r>
          </w:p>
        </w:tc>
        <w:tc>
          <w:tcPr/>
          <w:p>
            <w:pPr>
              <w:pStyle w:val="Compact"/>
            </w:pPr>
            <w:r>
              <w:t xml:space="preserve">None</w:t>
            </w:r>
          </w:p>
        </w:tc>
        <w:tc>
          <w:tcPr/>
          <w:p>
            <w:pPr>
              <w:pStyle w:val="Compact"/>
            </w:pPr>
            <w:r>
              <w:t xml:space="preserve">B-M-18-2026, Art. 256, C-C-75-2026</w:t>
            </w:r>
          </w:p>
        </w:tc>
      </w:tr>
    </w:tbl>
    <w:p>
      <w:pPr>
        <w:pStyle w:val="BodyText"/>
        <w:rPr>
          <w:ins w:id="144" w:author="Yuyong Kim" w:date="2026-05-10T00:00:00Z"/>
        </w:rPr>
      </w:pPr>
      <w:ins w:id="143" w:author="Yuyong Kim" w:date="2026-05-10T00:00:00Z">
        <w:r>
          <w:rPr>
            <w:b/>
            <w:bCs/>
          </w:rPr>
          <w:t xml:space="preserve">Table 5. KOSHA Citation Quality and Regulatory Class</w:t>
        </w:r>
      </w:ins>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 Type</w:t>
            </w:r>
          </w:p>
        </w:tc>
        <w:tc>
          <w:tcPr/>
          <w:p>
            <w:pPr>
              <w:pStyle w:val="Compact"/>
            </w:pPr>
            <w:r>
              <w:t xml:space="preserve">Reference</w:t>
            </w:r>
          </w:p>
        </w:tc>
        <w:tc>
          <w:tcPr/>
          <w:p>
            <w:pPr>
              <w:pStyle w:val="Compact"/>
            </w:pPr>
            <w:r>
              <w:t xml:space="preserve">Title</w:t>
            </w:r>
          </w:p>
        </w:tc>
        <w:tc>
          <w:tcPr/>
          <w:p>
            <w:pPr>
              <w:pStyle w:val="Compact"/>
            </w:pPr>
            <w:r>
              <w:t xml:space="preserve">Regulatory class</w:t>
            </w:r>
          </w:p>
        </w:tc>
        <w:tc>
          <w:tcPr/>
          <w:p>
            <w:pPr>
              <w:pStyle w:val="Compact"/>
            </w:pPr>
            <w:r>
              <w:t xml:space="preserve">Triggered by</w:t>
            </w:r>
          </w:p>
        </w:tc>
      </w:tr>
      <w:tr>
        <w:tc>
          <w:tcPr/>
          <w:p>
            <w:pPr>
              <w:pStyle w:val="Compact"/>
            </w:pPr>
            <w:r>
              <w:t xml:space="preserve">KOSHA Guide</w:t>
            </w:r>
          </w:p>
        </w:tc>
        <w:tc>
          <w:tcPr/>
          <w:p>
            <w:pPr>
              <w:pStyle w:val="Compact"/>
            </w:pPr>
            <w:r>
              <w:t xml:space="preserve">M-69-2012</w:t>
            </w:r>
          </w:p>
        </w:tc>
        <w:tc>
          <w:tcPr/>
          <w:p>
            <w:pPr>
              <w:pStyle w:val="Compact"/>
            </w:pPr>
            <w:r>
              <w:t xml:space="preserve">Technical Guideline for Remaining Life Assessment of Pressure Vessels</w:t>
            </w:r>
          </w:p>
        </w:tc>
        <w:tc>
          <w:tcPr/>
          <w:p>
            <w:pPr>
              <w:pStyle w:val="Compact"/>
            </w:pPr>
            <w:r>
              <w:t xml:space="preserve">guidance</w:t>
            </w:r>
          </w:p>
        </w:tc>
        <w:tc>
          <w:tcPr/>
          <w:p>
            <w:pPr>
              <w:pStyle w:val="Compact"/>
            </w:pPr>
            <w:r>
              <w:t xml:space="preserve">Vessel remaining-life context</w:t>
            </w:r>
          </w:p>
        </w:tc>
      </w:tr>
      <w:tr>
        <w:tc>
          <w:tcPr/>
          <w:p>
            <w:pPr>
              <w:pStyle w:val="Compact"/>
            </w:pPr>
            <w:r>
              <w:t xml:space="preserve">KOSHA Guide</w:t>
            </w:r>
          </w:p>
        </w:tc>
        <w:tc>
          <w:tcPr/>
          <w:p>
            <w:pPr>
              <w:pStyle w:val="Compact"/>
            </w:pPr>
            <w:r>
              <w:t xml:space="preserve">C-C-23-2026</w:t>
            </w:r>
          </w:p>
        </w:tc>
        <w:tc>
          <w:tcPr/>
          <w:p>
            <w:pPr>
              <w:pStyle w:val="Compact"/>
            </w:pPr>
            <w:r>
              <w:t xml:space="preserve">Technical Regulation for Equipment Reliability via RBI</w:t>
            </w:r>
          </w:p>
        </w:tc>
        <w:tc>
          <w:tcPr/>
          <w:p>
            <w:pPr>
              <w:pStyle w:val="Compact"/>
            </w:pPr>
            <w:r>
              <w:t xml:space="preserve">guidance</w:t>
            </w:r>
          </w:p>
        </w:tc>
        <w:tc>
          <w:tcPr/>
          <w:p>
            <w:pPr>
              <w:pStyle w:val="Compact"/>
            </w:pPr>
            <w:r>
              <w:t xml:space="preserve">Short RL + corrosion rate</w:t>
            </w:r>
          </w:p>
        </w:tc>
      </w:tr>
      <w:tr>
        <w:tc>
          <w:tcPr/>
          <w:p>
            <w:pPr>
              <w:pStyle w:val="Compact"/>
            </w:pPr>
            <w:r>
              <w:t xml:space="preserve">KOSHA Guide</w:t>
            </w:r>
          </w:p>
        </w:tc>
        <w:tc>
          <w:tcPr/>
          <w:p>
            <w:pPr>
              <w:pStyle w:val="Compact"/>
            </w:pPr>
            <w:r>
              <w:t xml:space="preserve">B-M-18-2026</w:t>
            </w:r>
          </w:p>
        </w:tc>
        <w:tc>
          <w:tcPr/>
          <w:p>
            <w:pPr>
              <w:pStyle w:val="Compact"/>
            </w:pPr>
            <w:r>
              <w:t xml:space="preserve">Technical Regulation for Piping Life Management</w:t>
            </w:r>
          </w:p>
        </w:tc>
        <w:tc>
          <w:tcPr/>
          <w:p>
            <w:pPr>
              <w:pStyle w:val="Compact"/>
            </w:pPr>
            <w:r>
              <w:t xml:space="preserve">guidance</w:t>
            </w:r>
          </w:p>
        </w:tc>
        <w:tc>
          <w:tcPr/>
          <w:p>
            <w:pPr>
              <w:pStyle w:val="Compact"/>
            </w:pPr>
            <w:r>
              <w:t xml:space="preserve">High CR + sour service</w:t>
            </w:r>
          </w:p>
        </w:tc>
      </w:tr>
      <w:tr>
        <w:tc>
          <w:tcPr/>
          <w:p>
            <w:pPr>
              <w:pStyle w:val="Compact"/>
            </w:pPr>
            <w:r>
              <w:t xml:space="preserve">Korean Rule</w:t>
            </w:r>
          </w:p>
        </w:tc>
        <w:tc>
          <w:tcPr/>
          <w:p>
            <w:pPr>
              <w:pStyle w:val="Compact"/>
            </w:pPr>
            <w:r>
              <w:t xml:space="preserve">Article 256</w:t>
            </w:r>
          </w:p>
        </w:tc>
        <w:tc>
          <w:tcPr/>
          <w:p>
            <w:pPr>
              <w:pStyle w:val="Compact"/>
            </w:pPr>
            <w:r>
              <w:t xml:space="preserve">Rules on Occupational Safety and Health Standards (</w:t>
            </w:r>
            <w:r>
              <w:rPr>
                <w:rStyle w:val="VerbatimChar"/>
              </w:rPr>
              <w:t xml:space="preserve">산업안전보건기준에 관한 규칙</w:t>
            </w:r>
            <w:r>
              <w:t xml:space="preserve">)</w:t>
            </w:r>
          </w:p>
        </w:tc>
        <w:tc>
          <w:tcPr/>
          <w:p>
            <w:pPr>
              <w:pStyle w:val="Compact"/>
            </w:pPr>
            <w:r>
              <w:rPr>
                <w:b/>
                <w:bCs/>
              </w:rPr>
              <w:t xml:space="preserve">mandatory</w:t>
            </w:r>
          </w:p>
        </w:tc>
        <w:tc>
          <w:tcPr/>
          <w:p>
            <w:pPr>
              <w:pStyle w:val="Compact"/>
            </w:pPr>
            <w:r>
              <w:t xml:space="preserve">Chloride + sour + carbon steel</w:t>
            </w:r>
          </w:p>
        </w:tc>
      </w:tr>
      <w:tr>
        <w:tc>
          <w:tcPr/>
          <w:p>
            <w:pPr>
              <w:pStyle w:val="Compact"/>
            </w:pPr>
            <w:r>
              <w:t xml:space="preserve">KOSHA Guide</w:t>
            </w:r>
          </w:p>
        </w:tc>
        <w:tc>
          <w:tcPr/>
          <w:p>
            <w:pPr>
              <w:pStyle w:val="Compact"/>
            </w:pPr>
            <w:r>
              <w:t xml:space="preserve">C-C-75-2026</w:t>
            </w:r>
          </w:p>
        </w:tc>
        <w:tc>
          <w:tcPr/>
          <w:p>
            <w:pPr>
              <w:pStyle w:val="Compact"/>
            </w:pPr>
            <w:r>
              <w:t xml:space="preserve">Technical Regulation for Corrosion Risk Assessment</w:t>
            </w:r>
          </w:p>
        </w:tc>
        <w:tc>
          <w:tcPr/>
          <w:p>
            <w:pPr>
              <w:pStyle w:val="Compact"/>
            </w:pPr>
            <w:r>
              <w:t xml:space="preserve">guidance</w:t>
            </w:r>
          </w:p>
        </w:tc>
        <w:tc>
          <w:tcPr/>
          <w:p>
            <w:pPr>
              <w:pStyle w:val="Compact"/>
            </w:pPr>
            <w:r>
              <w:t xml:space="preserve">CR exceeds threshold</w:t>
            </w:r>
          </w:p>
        </w:tc>
      </w:tr>
    </w:tbl>
    <w:bookmarkEnd w:id="46"/>
    <w:bookmarkEnd w:id="47"/>
    <w:bookmarkStart w:id="51" w:name="curated-retrieval-benchmark-rq2"/>
    <w:p>
      <w:pPr>
        <w:pStyle w:val="Heading3"/>
      </w:pPr>
      <w:r>
        <w:t xml:space="preserve">6.5 Curated Retrieval Benchmark (RQ2)</w:t>
      </w:r>
    </w:p>
    <w:p>
      <w:pPr>
        <w:pStyle w:val="FirstParagraph"/>
        <w:rPr>
          <w:ins w:id="146" w:author="Yuyong Kim" w:date="2026-05-10T00:00:00Z"/>
        </w:rPr>
      </w:pPr>
      <w:ins w:id="145" w:author="Yuyong Kim" w:date="2026-05-10T00:00:00Z">
        <w:r>
          <w:t xml:space="preserve">To quantify the retrieval effect of synonym-aware regulatory search, we constructed a 50-query curated benchmark organised as five regulatory target groups × ten queries per group, totalling 50 queries (datasets/kosha_rag/rag_eval_queries.json). Each query group corresponds to one of the five high-priority regulatory targets exercised by the case studies: M-69-2012, C-C-23-2026, B-M-18-2026, C-C-75-2026, and Article 256. Within a group, the ten queries vary phrasing (Korean / English / abbreviation / full phrase / domain-jargon paraphrase) so the benchmark measures retrieval-quality variance across query formulations rather than breadth of regulatory coverage. The curation policy and full query set are released in the dataset folder for independent inspection.</w:t>
        </w:r>
      </w:ins>
    </w:p>
    <w:p>
      <w:pPr>
        <w:pStyle w:val="BodyText"/>
        <w:rPr>
          <w:ins w:id="148" w:author="Yuyong Kim" w:date="2026-05-10T00:00:00Z"/>
        </w:rPr>
      </w:pPr>
      <w:ins w:id="147" w:author="Yuyong Kim" w:date="2026-05-10T00:00:00Z">
        <w:r>
          <w:rPr>
            <w:b/>
            <w:bCs/>
          </w:rPr>
          <w:t xml:space="preserve">Sample size justification. Five groups were chosen because they cover all three KOSHA value-add patterns demonstrated by the case studies (remaining-life documentation, RBI trigger, corrosion prevention). Ten queries per group is the minimum that supports a Recall@K spread analysis without saturating the available distinct paraphrasings of the underlying regulatory target; with fewer than ten, the variance estimate becomes dominated by noise. We report group-level metrics in addition to the overall mean so that group-specific weaknesses are visible.</w:t>
        </w:r>
      </w:ins>
    </w:p>
    <w:p>
      <w:pPr>
        <w:pStyle w:val="BodyText"/>
        <w:rPr>
          <w:ins w:id="150" w:author="Yuyong Kim" w:date="2026-05-10T00:00:00Z"/>
        </w:rPr>
      </w:pPr>
      <w:ins w:id="149" w:author="Yuyong Kim" w:date="2026-05-10T00:00:00Z">
        <w:r>
          <w:rPr>
            <w:b/>
            <w:bCs/>
          </w:rPr>
          <w:t xml:space="preserve">Query-generation independence — known limitation. The 50 queries were authored by the same person who designed the system. To mitigate the obvious bias risk, we (a) constrained query construction to plausible engineering paraphrasings drawn from KOSHA technical guideline titles and from established Korean engineering vocabulary rather than from the system’s internal synonym list, (b) released the full query set under datasets/kosha_rag/rag_eval_queries.json for independent inspection, and (c) report a retrieval-failure inventory (Appendix B.4) tagging every K=5 miss with one of two diagnosis categories — six of seven failures fall in paraphrase_too_loose, which is exactly the failure mode that an independently authored query set would also expose. Independent query-set authorship by a disjoint annotator pool is a documented future-work item (§8 Limitation 7).</w:t>
        </w:r>
      </w:ins>
    </w:p>
    <w:p>
      <w:pPr>
        <w:pStyle w:val="BodyText"/>
        <w:rPr>
          <w:ins w:id="152" w:author="Yuyong Kim" w:date="2026-05-10T00:00:00Z"/>
        </w:rPr>
      </w:pPr>
      <w:ins w:id="151" w:author="Yuyong Kim" w:date="2026-05-10T00:00:00Z">
        <w:r>
          <w:rPr>
            <w:b/>
            <w:bCs/>
          </w:rPr>
          <w:t xml:space="preserve">Table 6. KOSHA RAG Retrieval Benchmark — Overall (paired-bootstrap 95% CIs from outputs/rag_bootstrap_ci_report.md, n=50, 1000 resamples, seed = 20260508)</w:t>
        </w:r>
      </w:ins>
    </w:p>
    <w:tbl>
      <w:tblPr>
        <w:tblStyle w:val="Table"/>
        <w:tblW w:type="pct" w:w="5000"/>
        <w:tblLayout w:type="fixed"/>
        <w:tblLook w:firstRow="1" w:lastRow="0" w:firstColumn="0" w:lastColumn="0" w:noHBand="0" w:noVBand="0" w:val="0020"/>
      </w:tblPr>
      <w:tblGrid>
        <w:gridCol w:w="990"/>
        <w:gridCol w:w="1320"/>
        <w:gridCol w:w="1320"/>
        <w:gridCol w:w="1320"/>
        <w:gridCol w:w="1320"/>
        <w:gridCol w:w="1650"/>
      </w:tblGrid>
      <w:tr>
        <w:trPr>
          <w:tblHeader w:val="on"/>
        </w:trPr>
        <w:tc>
          <w:tcPr/>
          <w:p>
            <w:pPr>
              <w:pStyle w:val="Compact"/>
            </w:pPr>
            <w:r>
              <w:t xml:space="preserve">Metric</w:t>
            </w:r>
          </w:p>
        </w:tc>
        <w:tc>
          <w:tcPr/>
          <w:p>
            <w:pPr>
              <w:pStyle w:val="Compact"/>
              <w:jc w:val="right"/>
            </w:pPr>
            <w:r>
              <w:t xml:space="preserve">Plain FTS</w:t>
            </w:r>
          </w:p>
        </w:tc>
        <w:tc>
          <w:tcPr/>
          <w:p>
            <w:pPr>
              <w:pStyle w:val="Compact"/>
              <w:jc w:val="right"/>
            </w:pPr>
            <w:r>
              <w:t xml:space="preserve">Enhanced FTS</w:t>
            </w:r>
          </w:p>
        </w:tc>
        <w:tc>
          <w:tcPr/>
          <w:p>
            <w:pPr>
              <w:pStyle w:val="Compact"/>
              <w:jc w:val="right"/>
            </w:pPr>
            <w:r>
              <w:t xml:space="preserve">Absolute Delta</w:t>
            </w:r>
          </w:p>
        </w:tc>
        <w:tc>
          <w:tcPr/>
          <w:p>
            <w:pPr>
              <w:pStyle w:val="Compact"/>
              <w:jc w:val="right"/>
            </w:pPr>
            <w:r>
              <w:t xml:space="preserve">Paired CI [2.5%, 97.5%]</w:t>
            </w:r>
          </w:p>
        </w:tc>
        <w:tc>
          <w:tcPr/>
          <w:p>
            <w:pPr>
              <w:pStyle w:val="Compact"/>
              <w:jc w:val="center"/>
            </w:pPr>
            <w:r>
              <w:t xml:space="preserve">Includes 0?</w:t>
            </w:r>
          </w:p>
        </w:tc>
      </w:tr>
      <w:tr>
        <w:tc>
          <w:tcPr/>
          <w:p>
            <w:pPr>
              <w:pStyle w:val="Compact"/>
            </w:pPr>
            <w:r>
              <w:t xml:space="preserve">Recall@1</w:t>
            </w:r>
          </w:p>
        </w:tc>
        <w:tc>
          <w:tcPr/>
          <w:p>
            <w:pPr>
              <w:pStyle w:val="Compact"/>
              <w:jc w:val="right"/>
            </w:pPr>
            <w:r>
              <w:t xml:space="preserve">0.4400</w:t>
            </w:r>
          </w:p>
        </w:tc>
        <w:tc>
          <w:tcPr/>
          <w:p>
            <w:pPr>
              <w:pStyle w:val="Compact"/>
              <w:jc w:val="right"/>
            </w:pPr>
            <w:r>
              <w:t xml:space="preserve">0.7400</w:t>
            </w:r>
          </w:p>
        </w:tc>
        <w:tc>
          <w:tcPr/>
          <w:p>
            <w:pPr>
              <w:pStyle w:val="Compact"/>
              <w:jc w:val="right"/>
            </w:pPr>
            <w:r>
              <w:t xml:space="preserve">+0.3000</w:t>
            </w:r>
          </w:p>
        </w:tc>
        <w:tc>
          <w:tcPr/>
          <w:p>
            <w:pPr>
              <w:pStyle w:val="Compact"/>
              <w:jc w:val="right"/>
            </w:pPr>
            <w:r>
              <w:t xml:space="preserve">[+0.14, +0.48]</w:t>
            </w:r>
          </w:p>
        </w:tc>
        <w:tc>
          <w:tcPr/>
          <w:p>
            <w:pPr>
              <w:pStyle w:val="Compact"/>
              <w:jc w:val="center"/>
            </w:pPr>
            <w:r>
              <w:t xml:space="preserve">No ✅</w:t>
            </w:r>
          </w:p>
        </w:tc>
      </w:tr>
      <w:tr>
        <w:tc>
          <w:tcPr/>
          <w:p>
            <w:pPr>
              <w:pStyle w:val="Compact"/>
            </w:pPr>
            <w:r>
              <w:t xml:space="preserve">Recall@3</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c>
          <w:tcPr/>
          <w:p>
            <w:pPr>
              <w:pStyle w:val="Compact"/>
              <w:jc w:val="right"/>
            </w:pPr>
            <w:r>
              <w:t xml:space="preserve">[−0.02, +0.26]</w:t>
            </w:r>
          </w:p>
        </w:tc>
        <w:tc>
          <w:tcPr/>
          <w:p>
            <w:pPr>
              <w:pStyle w:val="Compact"/>
              <w:jc w:val="center"/>
            </w:pPr>
            <w:r>
              <w:rPr>
                <w:b/>
                <w:bCs/>
              </w:rPr>
              <w:t xml:space="preserve">Yes</w:t>
            </w:r>
          </w:p>
        </w:tc>
      </w:tr>
      <w:tr>
        <w:tc>
          <w:tcPr/>
          <w:p>
            <w:pPr>
              <w:pStyle w:val="Compact"/>
            </w:pPr>
            <w:r>
              <w:t xml:space="preserve">Recall@5</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c>
          <w:tcPr/>
          <w:p>
            <w:pPr>
              <w:pStyle w:val="Compact"/>
              <w:jc w:val="right"/>
            </w:pPr>
            <w:r>
              <w:t xml:space="preserve">[−0.02, +0.26]</w:t>
            </w:r>
          </w:p>
        </w:tc>
        <w:tc>
          <w:tcPr/>
          <w:p>
            <w:pPr>
              <w:pStyle w:val="Compact"/>
              <w:jc w:val="center"/>
            </w:pPr>
            <w:r>
              <w:rPr>
                <w:b/>
                <w:bCs/>
              </w:rPr>
              <w:t xml:space="preserve">Yes</w:t>
            </w:r>
          </w:p>
        </w:tc>
      </w:tr>
      <w:tr>
        <w:tc>
          <w:tcPr/>
          <w:p>
            <w:pPr>
              <w:pStyle w:val="Compact"/>
            </w:pPr>
            <w:r>
              <w:t xml:space="preserve">MRR@10</w:t>
            </w:r>
          </w:p>
        </w:tc>
        <w:tc>
          <w:tcPr/>
          <w:p>
            <w:pPr>
              <w:pStyle w:val="Compact"/>
              <w:jc w:val="right"/>
            </w:pPr>
            <w:r>
              <w:t xml:space="preserve">0.5744</w:t>
            </w:r>
          </w:p>
        </w:tc>
        <w:tc>
          <w:tcPr/>
          <w:p>
            <w:pPr>
              <w:pStyle w:val="Compact"/>
              <w:jc w:val="right"/>
            </w:pPr>
            <w:r>
              <w:t xml:space="preserve">0.7933</w:t>
            </w:r>
          </w:p>
        </w:tc>
        <w:tc>
          <w:tcPr/>
          <w:p>
            <w:pPr>
              <w:pStyle w:val="Compact"/>
              <w:jc w:val="right"/>
            </w:pPr>
            <w:r>
              <w:t xml:space="preserve">+0.2189</w:t>
            </w:r>
          </w:p>
        </w:tc>
        <w:tc>
          <w:tcPr/>
          <w:p>
            <w:pPr>
              <w:pStyle w:val="Compact"/>
              <w:jc w:val="right"/>
            </w:pPr>
            <w:r>
              <w:t xml:space="preserve">[+0.09, +0.35]</w:t>
            </w:r>
          </w:p>
        </w:tc>
        <w:tc>
          <w:tcPr/>
          <w:p>
            <w:pPr>
              <w:pStyle w:val="Compact"/>
              <w:jc w:val="center"/>
            </w:pPr>
            <w:r>
              <w:t xml:space="preserve">No ✅</w:t>
            </w:r>
          </w:p>
        </w:tc>
      </w:tr>
    </w:tbl>
    <w:p>
      <w:pPr>
        <w:pStyle w:val="BodyText"/>
        <w:rPr>
          <w:ins w:id="154" w:author="Yuyong Kim" w:date="2026-05-10T00:00:00Z"/>
        </w:rPr>
      </w:pPr>
      <w:ins w:id="153" w:author="Yuyong Kim" w:date="2026-05-10T00:00:00Z">
        <w:r>
          <w:t xml:space="preserve">The Recall@1 and MRR@10 improvements are statistically distinguishable from zero at the 95% paired-bootstrap level. The Recall@3 and Recall@5 improvements are not statistically distinguishable from zero on this benchmark (lower-bound = −0.02 in both cases) — the point estimates are positive but a benchmark of this size and target distribution cannot rule out chance for K ∈ {3, 5}. The headline retrieval claim of the paper therefore relies on the Recall@1 and MRR@10 improvements; we report Recall@3/Recall@5 for completeness rather than as primary evidence.</w:t>
        </w:r>
      </w:ins>
    </w:p>
    <w:p>
      <w:pPr>
        <w:pStyle w:val="BodyText"/>
        <w:rPr>
          <w:ins w:id="156" w:author="Yuyong Kim" w:date="2026-05-10T00:00:00Z"/>
        </w:rPr>
      </w:pPr>
      <w:ins w:id="155" w:author="Yuyong Kim" w:date="2026-05-10T00:00:00Z">
        <w:r>
          <w:t xml:space="preserve">Extending the recall analysis to K=10 (outputs/rag_retrieval_extended.md) confirms that the Enhanced FTS curve plateaus at 0.8621 from K=3 onward while the Plain FTS curve continues to rise, reaching 0.8012 at K∈{9, 10}. The paired-bootstrap 95% CI on the Enhanced − Plain delta excludes zero only at K∈{1, 2} and includes zero at all K ≥ 3. The Recall@1 and MRR@10 advantages remain the only headline retrieval claims that survive paired-bootstrap scrutiny on this benchmark.</w:t>
        </w:r>
      </w:ins>
    </w:p>
    <w:p>
      <w:pPr>
        <w:pStyle w:val="BodyText"/>
        <w:rPr>
          <w:ins w:id="158" w:author="Yuyong Kim" w:date="2026-05-10T00:00:00Z"/>
        </w:rPr>
      </w:pPr>
      <w:ins w:id="157" w:author="Yuyong Kim" w:date="2026-05-10T00:00:00Z">
        <w:r>
          <w:rPr>
            <w:b/>
            <w:bCs/>
          </w:rPr>
          <w:t xml:space="preserve">Table 6b. KOSHA RAG Retrieval Benchmark — by Regulatory Target Group (Recall@5)</w:t>
        </w:r>
      </w:ins>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Group</w:t>
            </w:r>
          </w:p>
        </w:tc>
        <w:tc>
          <w:tcPr/>
          <w:p>
            <w:pPr>
              <w:pStyle w:val="Compact"/>
              <w:jc w:val="right"/>
            </w:pPr>
            <w:r>
              <w:t xml:space="preserve">Plain R@5</w:t>
            </w:r>
          </w:p>
        </w:tc>
        <w:tc>
          <w:tcPr/>
          <w:p>
            <w:pPr>
              <w:pStyle w:val="Compact"/>
              <w:jc w:val="right"/>
            </w:pPr>
            <w:r>
              <w:t xml:space="preserve">Enhanced R@5</w:t>
            </w:r>
          </w:p>
        </w:tc>
        <w:tc>
          <w:tcPr/>
          <w:p>
            <w:pPr>
              <w:pStyle w:val="Compact"/>
              <w:jc w:val="right"/>
            </w:pPr>
            <w:r>
              <w:t xml:space="preserve">Delta</w:t>
            </w:r>
          </w:p>
        </w:tc>
      </w:tr>
      <w:tr>
        <w:tc>
          <w:tcPr/>
          <w:p>
            <w:pPr>
              <w:pStyle w:val="Compact"/>
            </w:pPr>
            <w:r>
              <w:t xml:space="preserve">M-69 remaining life</w:t>
            </w:r>
          </w:p>
        </w:tc>
        <w:tc>
          <w:tcPr/>
          <w:p>
            <w:pPr>
              <w:pStyle w:val="Compact"/>
              <w:jc w:val="right"/>
            </w:pPr>
            <w:r>
              <w:t xml:space="preserve">0.9000</w:t>
            </w:r>
          </w:p>
        </w:tc>
        <w:tc>
          <w:tcPr/>
          <w:p>
            <w:pPr>
              <w:pStyle w:val="Compact"/>
              <w:jc w:val="right"/>
            </w:pPr>
            <w:r>
              <w:t xml:space="preserve">1.0000</w:t>
            </w:r>
          </w:p>
        </w:tc>
        <w:tc>
          <w:tcPr/>
          <w:p>
            <w:pPr>
              <w:pStyle w:val="Compact"/>
              <w:jc w:val="right"/>
            </w:pPr>
            <w:r>
              <w:t xml:space="preserve">+0.1000</w:t>
            </w:r>
          </w:p>
        </w:tc>
      </w:tr>
      <w:tr>
        <w:tc>
          <w:tcPr/>
          <w:p>
            <w:pPr>
              <w:pStyle w:val="Compact"/>
            </w:pPr>
            <w:r>
              <w:t xml:space="preserve">C-C-23 RBI</w:t>
            </w:r>
          </w:p>
        </w:tc>
        <w:tc>
          <w:tcPr/>
          <w:p>
            <w:pPr>
              <w:pStyle w:val="Compact"/>
              <w:jc w:val="right"/>
            </w:pPr>
            <w:r>
              <w:t xml:space="preserve">0.9000</w:t>
            </w:r>
          </w:p>
        </w:tc>
        <w:tc>
          <w:tcPr/>
          <w:p>
            <w:pPr>
              <w:pStyle w:val="Compact"/>
              <w:jc w:val="right"/>
            </w:pPr>
            <w:r>
              <w:t xml:space="preserve">0.9000</w:t>
            </w:r>
          </w:p>
        </w:tc>
        <w:tc>
          <w:tcPr/>
          <w:p>
            <w:pPr>
              <w:pStyle w:val="Compact"/>
              <w:jc w:val="right"/>
            </w:pPr>
            <w:r>
              <w:t xml:space="preserve">+0.0000</w:t>
            </w:r>
          </w:p>
        </w:tc>
      </w:tr>
      <w:tr>
        <w:tc>
          <w:tcPr/>
          <w:p>
            <w:pPr>
              <w:pStyle w:val="Compact"/>
            </w:pPr>
            <w:r>
              <w:t xml:space="preserve">B-M-18 piping life</w:t>
            </w:r>
          </w:p>
        </w:tc>
        <w:tc>
          <w:tcPr/>
          <w:p>
            <w:pPr>
              <w:pStyle w:val="Compact"/>
              <w:jc w:val="right"/>
            </w:pPr>
            <w:r>
              <w:t xml:space="preserve">0.6000</w:t>
            </w:r>
          </w:p>
        </w:tc>
        <w:tc>
          <w:tcPr/>
          <w:p>
            <w:pPr>
              <w:pStyle w:val="Compact"/>
              <w:jc w:val="right"/>
            </w:pPr>
            <w:r>
              <w:t xml:space="preserve">0.8000</w:t>
            </w:r>
          </w:p>
        </w:tc>
        <w:tc>
          <w:tcPr/>
          <w:p>
            <w:pPr>
              <w:pStyle w:val="Compact"/>
              <w:jc w:val="right"/>
            </w:pPr>
            <w:r>
              <w:t xml:space="preserve">+0.2000</w:t>
            </w:r>
          </w:p>
        </w:tc>
      </w:tr>
      <w:tr>
        <w:tc>
          <w:tcPr/>
          <w:p>
            <w:pPr>
              <w:pStyle w:val="Compact"/>
            </w:pPr>
            <w:r>
              <w:t xml:space="preserve">C-C-75 corrosion risk</w:t>
            </w:r>
          </w:p>
        </w:tc>
        <w:tc>
          <w:tcPr/>
          <w:p>
            <w:pPr>
              <w:pStyle w:val="Compact"/>
              <w:jc w:val="right"/>
            </w:pPr>
            <w:r>
              <w:t xml:space="preserve">0.8000</w:t>
            </w:r>
          </w:p>
        </w:tc>
        <w:tc>
          <w:tcPr/>
          <w:p>
            <w:pPr>
              <w:pStyle w:val="Compact"/>
              <w:jc w:val="right"/>
            </w:pPr>
            <w:r>
              <w:t xml:space="preserve">0.9000</w:t>
            </w:r>
          </w:p>
        </w:tc>
        <w:tc>
          <w:tcPr/>
          <w:p>
            <w:pPr>
              <w:pStyle w:val="Compact"/>
              <w:jc w:val="right"/>
            </w:pPr>
            <w:r>
              <w:t xml:space="preserve">+0.1000</w:t>
            </w:r>
          </w:p>
        </w:tc>
      </w:tr>
      <w:tr>
        <w:tc>
          <w:tcPr/>
          <w:p>
            <w:pPr>
              <w:pStyle w:val="Compact"/>
            </w:pPr>
            <w:r>
              <w:t xml:space="preserve">Article 256 corrosion prevention</w:t>
            </w:r>
          </w:p>
        </w:tc>
        <w:tc>
          <w:tcPr/>
          <w:p>
            <w:pPr>
              <w:pStyle w:val="Compact"/>
              <w:jc w:val="right"/>
            </w:pPr>
            <w:r>
              <w:t xml:space="preserve">0.5000</w:t>
            </w:r>
          </w:p>
        </w:tc>
        <w:tc>
          <w:tcPr/>
          <w:p>
            <w:pPr>
              <w:pStyle w:val="Compact"/>
              <w:jc w:val="right"/>
            </w:pPr>
            <w:r>
              <w:t xml:space="preserve">0.7000</w:t>
            </w:r>
          </w:p>
        </w:tc>
        <w:tc>
          <w:tcPr/>
          <w:p>
            <w:pPr>
              <w:pStyle w:val="Compact"/>
              <w:jc w:val="right"/>
            </w:pPr>
            <w:r>
              <w:t xml:space="preserve">+0.2000</w:t>
            </w:r>
          </w:p>
        </w:tc>
      </w:tr>
    </w:tbl>
    <w:p>
      <w:pPr>
        <w:pStyle w:val="BodyText"/>
        <w:rPr>
          <w:ins w:id="160" w:author="Yuyong Kim" w:date="2026-05-10T00:00:00Z"/>
        </w:rPr>
      </w:pPr>
      <w:ins w:id="159" w:author="Yuyong Kim" w:date="2026-05-10T00:00:00Z">
        <w:r>
          <w:t xml:space="preserve">The Recall@3 = Recall@5 plateau in the overall numbers reflects the deliberately narrow target set (typically 1–2 relevant documents per query group in a 1,327-document corpus); in a broader evaluation, NDCG@K would differentiate further. The largest gains from the enhanced configuration come on the targets where casual Korean terminology diverges most from the formal title (Article 256, B-M-18) — exactly the cases the synonym expansion was designed for.</w:t>
        </w:r>
      </w:ins>
    </w:p>
    <w:p>
      <w:pPr>
        <w:pStyle w:val="CaptionedFigure"/>
      </w:pPr>
      <w:r>
        <w:drawing>
          <wp:inline>
            <wp:extent cx="4480560" cy="2125220"/>
            <wp:effectExtent b="0" l="0" r="0" t="0"/>
            <wp:docPr descr="Figure 5. Recall and MRR per regulatory target group, Plain BM25 vs Enhanced (concept-aware synonym expansion + OR fallback). Largest gains on Article 256 and B-M-18 where casual paraphrasing diverges from formal titles." title="" id="49" name="Picture"/>
            <a:graphic>
              <a:graphicData uri="http://schemas.openxmlformats.org/drawingml/2006/picture">
                <pic:pic>
                  <pic:nvPicPr>
                    <pic:cNvPr descr="figures/fig_5_retrieval_metrics.png" id="50" name="Picture"/>
                    <pic:cNvPicPr>
                      <a:picLocks noChangeArrowheads="1" noChangeAspect="1"/>
                    </pic:cNvPicPr>
                  </pic:nvPicPr>
                  <pic:blipFill>
                    <a:blip r:embed="rId48"/>
                    <a:stretch>
                      <a:fillRect/>
                    </a:stretch>
                  </pic:blipFill>
                  <pic:spPr bwMode="auto">
                    <a:xfrm>
                      <a:off x="0" y="0"/>
                      <a:ext cx="4480560" cy="2125220"/>
                    </a:xfrm>
                    <a:prstGeom prst="rect">
                      <a:avLst/>
                    </a:prstGeom>
                    <a:noFill/>
                    <a:ln w="9525">
                      <a:noFill/>
                      <a:headEnd/>
                      <a:tailEnd/>
                    </a:ln>
                  </pic:spPr>
                </pic:pic>
              </a:graphicData>
            </a:graphic>
          </wp:inline>
        </w:drawing>
      </w:r>
    </w:p>
    <w:p>
      <w:pPr>
        <w:pStyle w:val="ImageCaption"/>
        <w:rPr>
          <w:ins w:id="162" w:author="Yuyong Kim" w:date="2026-05-10T00:00:00Z"/>
        </w:rPr>
      </w:pPr>
      <w:ins w:id="161" w:author="Yuyong Kim" w:date="2026-05-10T00:00:00Z">
        <w:r>
          <w:t xml:space="preserve">Figure 5. Recall and MRR per regulatory target group, Plain BM25 vs Enhanced (concept-aware synonym expansion + OR fallback). Largest gains on Article 256 and B-M-18 where casual paraphrasing diverges from formal titles.</w:t>
        </w:r>
      </w:ins>
    </w:p>
    <w:bookmarkEnd w:id="51"/>
    <w:bookmarkStart w:id="53" w:name="X945ebd9b2e343d6b9f880fd96f78b4c10113984"/>
    <w:p>
      <w:pPr>
        <w:pStyle w:val="Heading3"/>
      </w:pPr>
      <w:r>
        <w:t xml:space="preserve">6.6 Industry-Baseline Comparison and Internal Ablation</w:t>
      </w:r>
    </w:p>
    <w:p>
      <w:pPr>
        <w:pStyle w:val="FirstParagraph"/>
        <w:rPr>
          <w:ins w:id="164" w:author="Yuyong Kim" w:date="2026-05-10T00:00:00Z"/>
        </w:rPr>
      </w:pPr>
      <w:ins w:id="163" w:author="Yuyong Kim" w:date="2026-05-10T00:00:00Z">
        <w:r>
          <w:t xml:space="preserve">An effective comparison against existing methods is essential. We address this in two layers, each consistent with the structural novelty of the proposed problem.</w:t>
        </w:r>
      </w:ins>
    </w:p>
    <w:p>
      <w:pPr>
        <w:pStyle w:val="BodyText"/>
        <w:rPr>
          <w:ins w:id="166" w:author="Yuyong Kim" w:date="2026-05-10T00:00:00Z"/>
        </w:rPr>
      </w:pPr>
      <w:ins w:id="165" w:author="Yuyong Kim" w:date="2026-05-10T00:00:00Z">
        <w:r>
          <w:rPr>
            <w:b/>
            <w:bCs/>
          </w:rPr>
          <w:t xml:space="preserve">Layer A — Industry baseline (“ASME/API pass = compliance complete”). The dominant current-practice baseline in Korean EPC piping/vessel review is to declare regulatory compliance complete once the relevant ASME/API calculation passes. Under that baseline the three case studies of §6.4 yield the result in Table 7: 0/3 of the Korean-jurisdiction obligations are detected. The proposed system detects 3/3. The first-relevant retrieval rank is 1 in all three cases.</w:t>
        </w:r>
      </w:ins>
    </w:p>
    <w:p>
      <w:pPr>
        <w:pStyle w:val="BodyText"/>
        <w:rPr>
          <w:ins w:id="168" w:author="Yuyong Kim" w:date="2026-05-10T00:00:00Z"/>
        </w:rPr>
      </w:pPr>
      <w:ins w:id="167" w:author="Yuyong Kim" w:date="2026-05-10T00:00:00Z">
        <w:r>
          <w:rPr>
            <w:b/>
            <w:bCs/>
          </w:rPr>
          <w:t xml:space="preserve">Table 7. Industry-Baseline (“ASME/API pass = compliance complete”) vs Regulatory RAG</w:t>
        </w:r>
      </w:ins>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Case</w:t>
            </w:r>
          </w:p>
        </w:tc>
        <w:tc>
          <w:tcPr/>
          <w:p>
            <w:pPr>
              <w:pStyle w:val="Compact"/>
              <w:jc w:val="right"/>
            </w:pPr>
            <w:r>
              <w:t xml:space="preserve">Industry baseline detected</w:t>
            </w:r>
          </w:p>
        </w:tc>
        <w:tc>
          <w:tcPr/>
          <w:p>
            <w:pPr>
              <w:pStyle w:val="Compact"/>
              <w:jc w:val="right"/>
            </w:pPr>
            <w:r>
              <w:t xml:space="preserve">Regulatory RAG detected</w:t>
            </w:r>
          </w:p>
        </w:tc>
        <w:tc>
          <w:tcPr/>
          <w:p>
            <w:pPr>
              <w:pStyle w:val="Compact"/>
              <w:jc w:val="right"/>
            </w:pPr>
            <w:r>
              <w:t xml:space="preserve">First relevant rank</w:t>
            </w:r>
          </w:p>
        </w:tc>
      </w:tr>
      <w:tr>
        <w:tc>
          <w:tcPr/>
          <w:p>
            <w:pPr>
              <w:pStyle w:val="Compact"/>
            </w:pPr>
            <w:r>
              <w:t xml:space="preserve">VES-GOLD-001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pPr>
            <w:r>
              <w:t xml:space="preserve">VES-GOLD-009</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pPr>
            <w:r>
              <w:t xml:space="preserve">PIP-GOLD-047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pPr>
            <w:r>
              <w:rPr>
                <w:b/>
                <w:bCs/>
              </w:rPr>
              <w:t xml:space="preserve">Total</w:t>
            </w:r>
          </w:p>
        </w:tc>
        <w:tc>
          <w:tcPr/>
          <w:p>
            <w:pPr>
              <w:pStyle w:val="Compact"/>
              <w:jc w:val="right"/>
            </w:pPr>
            <w:r>
              <w:rPr>
                <w:b/>
                <w:bCs/>
              </w:rPr>
              <w:t xml:space="preserve">0 / 3</w:t>
            </w:r>
          </w:p>
        </w:tc>
        <w:tc>
          <w:tcPr/>
          <w:p>
            <w:pPr>
              <w:pStyle w:val="Compact"/>
              <w:jc w:val="right"/>
            </w:pPr>
            <w:r>
              <w:rPr>
                <w:b/>
                <w:bCs/>
              </w:rPr>
              <w:t xml:space="preserve">3 / 3</w:t>
            </w:r>
          </w:p>
        </w:tc>
        <w:tc>
          <w:tcPr/>
          <w:p>
            <w:pPr>
              <w:pStyle w:val="Compact"/>
              <w:jc w:val="right"/>
            </w:pPr>
            <w:r>
              <w:t xml:space="preserve">—</w:t>
            </w:r>
          </w:p>
        </w:tc>
      </w:tr>
    </w:tbl>
    <w:p>
      <w:pPr>
        <w:pStyle w:val="BodyText"/>
        <w:rPr>
          <w:ins w:id="170" w:author="Yuyong Kim" w:date="2026-05-10T00:00:00Z"/>
        </w:rPr>
      </w:pPr>
      <w:ins w:id="169" w:author="Yuyong Kim" w:date="2026-05-10T00:00:00Z">
        <w:r>
          <w:rPr>
            <w:b/>
            <w:bCs/>
          </w:rPr>
          <w:t xml:space="preserve">Layer B — Internal four-layer ablation. Beyond the validator-on/off ablation of §6.3, we report the incremental detection contribution of each system layer in Table 7b.</w:t>
        </w:r>
      </w:ins>
    </w:p>
    <w:p>
      <w:pPr>
        <w:pStyle w:val="BodyText"/>
        <w:rPr>
          <w:ins w:id="172" w:author="Yuyong Kim" w:date="2026-05-10T00:00:00Z"/>
        </w:rPr>
      </w:pPr>
      <w:ins w:id="171" w:author="Yuyong Kim" w:date="2026-05-10T00:00:00Z">
        <w:r>
          <w:rPr>
            <w:b/>
            <w:bCs/>
          </w:rPr>
          <w:t xml:space="preserve">Table 7b. Internal Ablation by System Layer (3 case set + 60 ablation set)</w:t>
        </w:r>
      </w:ins>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Configuration</w:t>
            </w:r>
          </w:p>
        </w:tc>
        <w:tc>
          <w:tcPr/>
          <w:p>
            <w:pPr>
              <w:pStyle w:val="Compact"/>
              <w:jc w:val="right"/>
            </w:pPr>
            <w:r>
              <w:t xml:space="preserve">Cross-discipline blocks (60-case set)</w:t>
            </w:r>
          </w:p>
        </w:tc>
        <w:tc>
          <w:tcPr/>
          <w:p>
            <w:pPr>
              <w:pStyle w:val="Compact"/>
              <w:jc w:val="right"/>
            </w:pPr>
            <w:r>
              <w:t xml:space="preserve">KOSHA-jurisdiction detections (3-case set)</w:t>
            </w:r>
          </w:p>
        </w:tc>
      </w:tr>
      <w:tr>
        <w:tc>
          <w:tcPr/>
          <w:p>
            <w:pPr>
              <w:pStyle w:val="Compact"/>
            </w:pPr>
            <w:r>
              <w:t xml:space="preserve">Calc engines only</w:t>
            </w:r>
          </w:p>
        </w:tc>
        <w:tc>
          <w:tcPr/>
          <w:p>
            <w:pPr>
              <w:pStyle w:val="Compact"/>
              <w:jc w:val="right"/>
            </w:pPr>
            <w:r>
              <w:t xml:space="preserve">0 / 60</w:t>
            </w:r>
          </w:p>
        </w:tc>
        <w:tc>
          <w:tcPr/>
          <w:p>
            <w:pPr>
              <w:pStyle w:val="Compact"/>
              <w:jc w:val="right"/>
            </w:pPr>
            <w:r>
              <w:t xml:space="preserve">0 / 3</w:t>
            </w:r>
          </w:p>
        </w:tc>
      </w:tr>
      <w:tr>
        <w:tc>
          <w:tcPr/>
          <w:p>
            <w:pPr>
              <w:pStyle w:val="Compact"/>
            </w:pPr>
            <w:r>
              <w:t xml:space="preserve">Calc + Cross-discipline validator</w:t>
            </w:r>
          </w:p>
        </w:tc>
        <w:tc>
          <w:tcPr/>
          <w:p>
            <w:pPr>
              <w:pStyle w:val="Compact"/>
              <w:jc w:val="right"/>
            </w:pPr>
            <w:r>
              <w:t xml:space="preserve">26 / 60</w:t>
            </w:r>
          </w:p>
        </w:tc>
        <w:tc>
          <w:tcPr/>
          <w:p>
            <w:pPr>
              <w:pStyle w:val="Compact"/>
              <w:jc w:val="right"/>
            </w:pPr>
            <w:r>
              <w:t xml:space="preserve">0 / 3</w:t>
            </w:r>
          </w:p>
        </w:tc>
      </w:tr>
      <w:tr>
        <w:tc>
          <w:tcPr/>
          <w:p>
            <w:pPr>
              <w:pStyle w:val="Compact"/>
            </w:pPr>
            <w:r>
              <w:t xml:space="preserve">Calc + KOSHA RAG (no K-voting, no validator)</w:t>
            </w:r>
          </w:p>
        </w:tc>
        <w:tc>
          <w:tcPr/>
          <w:p>
            <w:pPr>
              <w:pStyle w:val="Compact"/>
              <w:jc w:val="right"/>
            </w:pPr>
            <w:r>
              <w:t xml:space="preserve">0 / 60</w:t>
            </w:r>
          </w:p>
        </w:tc>
        <w:tc>
          <w:tcPr/>
          <w:p>
            <w:pPr>
              <w:pStyle w:val="Compact"/>
              <w:jc w:val="right"/>
            </w:pPr>
            <w:r>
              <w:t xml:space="preserve">3 / 3</w:t>
            </w:r>
          </w:p>
        </w:tc>
      </w:tr>
      <w:tr>
        <w:tc>
          <w:tcPr/>
          <w:p>
            <w:pPr>
              <w:pStyle w:val="Compact"/>
            </w:pPr>
            <w:r>
              <w:t xml:space="preserve">Full system (Calc + K-voting + Validator + RAG)</w:t>
            </w:r>
          </w:p>
        </w:tc>
        <w:tc>
          <w:tcPr/>
          <w:p>
            <w:pPr>
              <w:pStyle w:val="Compact"/>
              <w:jc w:val="right"/>
            </w:pPr>
            <w:r>
              <w:t xml:space="preserve">26 / 60</w:t>
            </w:r>
          </w:p>
        </w:tc>
        <w:tc>
          <w:tcPr/>
          <w:p>
            <w:pPr>
              <w:pStyle w:val="Compact"/>
              <w:jc w:val="right"/>
            </w:pPr>
            <w:r>
              <w:t xml:space="preserve">3 / 3</w:t>
            </w:r>
          </w:p>
        </w:tc>
      </w:tr>
    </w:tbl>
    <w:p>
      <w:pPr>
        <w:pStyle w:val="BodyText"/>
        <w:rPr>
          <w:ins w:id="174" w:author="Yuyong Kim" w:date="2026-05-10T00:00:00Z"/>
        </w:rPr>
      </w:pPr>
      <w:ins w:id="173" w:author="Yuyong Kim" w:date="2026-05-10T00:00:00Z">
        <w:r>
          <w:t xml:space="preserve">All four rows of Table 7b are computed by scripts/run_layer_ablation.py (outputs/layer_ablation_report.md). The decomposition shows that the cross-discipline validator and the KOSHA RAG layer carry orthogonal signal: each catches a class of issue the other does not. K-voting is a verification-quality layer that does not, by itself, contribute new detections; its role is to suppress false-positive numerical-precision artefacts that would otherwise pollute the upstream signal (Section 5.4).</w:t>
        </w:r>
      </w:ins>
    </w:p>
    <w:p>
      <w:pPr>
        <w:pStyle w:val="BodyText"/>
        <w:rPr>
          <w:ins w:id="176" w:author="Yuyong Kim" w:date="2026-05-10T00:00:00Z"/>
        </w:rPr>
      </w:pPr>
      <w:ins w:id="175" w:author="Yuyong Kim" w:date="2026-05-10T00:00:00Z">
        <w:r>
          <w:rPr>
            <w:b/>
            <w:bCs/>
          </w:rPr>
          <w:t xml:space="preserve">No prior system targets the jurisdiction compliance gap directly. A side-by-side comparison against another published system that performs the same task (KOSHA-aware, multi-discipline, ASME/API + Korean-statute) is structurally bounded because, to our knowledge, no such system exists in the literature (Section 2). Walker et al. (2026) is the closest precedent and is single-domain, non-statutory; Elhosary et al. (2024) retrieves historical incidents, not statutes; and Lee and Ahn (2025) does not run engineering calculations. We therefore offer the two layers above (industry baseline + internal ablation) as the strongest available comparison and acknowledge that a third-party head-to-head will become possible only as the field matures.</w:t>
        </w:r>
      </w:ins>
    </w:p>
    <w:p>
      <w:pPr>
        <w:pStyle w:val="BodyText"/>
        <w:rPr>
          <w:ins w:id="178" w:author="Yuyong Kim" w:date="2026-05-10T00:00:00Z"/>
        </w:rPr>
      </w:pPr>
      <w:ins w:id="177" w:author="Yuyong Kim" w:date="2026-05-10T00:00:00Z">
        <w:r>
          <w:rPr>
            <w:b/>
            <w:bCs/>
          </w:rPr>
          <w:t xml:space="preserve">The industry baseline is not a human-expert comparison. The “ASME/API pass = compliance complete” rule used in Table 7 is the prevailing decision rule in current EPC practice, not a benchmark against process engineers performing the same review. A prospective comparison against an independent panel of KOSHA PSM auditors or process engineers — for example, a blind review of system-flagged compliance gaps and inter-rater agreement with the human panel — is documented as future work in §8 Limitation 7 and is required before any claim of inter-rater reliability with human experts can be made.</w:t>
        </w:r>
      </w:ins>
    </w:p>
    <w:p>
      <w:pPr>
        <w:pStyle w:val="BodyText"/>
        <w:rPr>
          <w:ins w:id="180" w:author="Yuyong Kim" w:date="2026-05-10T00:00:00Z"/>
        </w:rPr>
      </w:pPr>
      <w:ins w:id="179" w:author="Yuyong Kim" w:date="2026-05-10T00:00:00Z">
        <w:r>
          <w:rPr>
            <w:b/>
            <w:bCs/>
          </w:rPr>
          <w:t xml:space="preserve">Sensitivity analysis and uncertainty. The headline numbers in §6.3 and §6.5 inherit two principal sources of uncertainty: (i) the synthetic golden cases are bounded by the reference examples used as their seeds — a wider seed set could move blocking ratios; (ii) the curated retrieval benchmark of 50 queries is small relative to the 1,327-document corpus and is targeted by construction. We compute the standard error on overall Recall@1 (Enhanced) as 0.062 from the binomial form (sqrt(p(1-p)/n), n=50, p=0.7400), and the paired-bootstrap 95% CI on the +0.30 Recall@1 delta is [+0.14, +0.48] (excludes zero; see Table 6). The MRR@10 delta of +0.2189 has CI [+0.09, +0.35] (also excludes zero). The Recall@3 and Recall@5 deltas of +0.12 each have paired CIs of [−0.02, +0.26] and are not statistically distinguishable from zero on a benchmark of this size. The cross-discipline ablation deltas of +1.0 on aligned boundary and aligned failure subsets are categorical (every case in those subsets is blocked under the validator and none are blocked without it), giving a deterministic separation that does not require a confidence interval.</w:t>
        </w:r>
      </w:ins>
    </w:p>
    <w:bookmarkStart w:id="52" w:name="real-plant-pipeline-execution-evidence"/>
    <w:p>
      <w:pPr>
        <w:pStyle w:val="Heading4"/>
      </w:pPr>
      <w:r>
        <w:t xml:space="preserve">6.6.3 Real-plant pipeline-execution evidence</w:t>
      </w:r>
    </w:p>
    <w:p>
      <w:pPr>
        <w:pStyle w:val="FirstParagraph"/>
        <w:rPr>
          <w:ins w:id="182" w:author="Yuyong Kim" w:date="2026-05-10T00:00:00Z"/>
        </w:rPr>
      </w:pPr>
      <w:ins w:id="181" w:author="Yuyong Kim" w:date="2026-05-10T00:00:00Z">
        <w:r>
          <w:rPr>
            <w:b/>
            <w:bCs/>
          </w:rPr>
          <w:t xml:space="preserve">Headline. Running the unmodified pipeline against an anonymised real-plant data sheet (VES-REAL-001) produces a deterministic ASME UG-27 governing thickness of 7.237 mm. A narrower Korean-term retrieval probe additionally surfaces Article 266 (a mandatory KOSHA provision concerning flare-path block-valve prohibition) at rank 5. We treat this as real-plant pipeline-execution evidence, not external accuracy validation. The detailed evidence is summarised below and reproduced in full in Appendix A. VES-REAL-001 is an anonymised cryogenic flare knockout drum (SA-240 Type 304/304L, 0.343 MPa(g) plus full vacuum, 190 °C / -190 °C, ID 5,000 mm, T-T 20,400 mm) drawn from an operating petrochemical project; all client, contractor, licensor, personnel, location, and document-ID identifiers were stripped before inclusion. Running the unmodified pipeline produces a deterministic ASME Section VIII Div.1 UG-27 controlling shell thickness of 7.237 mm at the +190 °C side, with the Layer-4 reverse-pressure check closing to within machine epsilon. KOSHA RAG retrieval, executed through the same code path used in §6.5, returns on the spec-faithful Variant A query 2 mandatory law-article hits + 8 KOSHA technical guides in the top-10, and on the narrower Variant B Korean-term probe 1 mandatory + 9 guidance hits, with Article 266 (block-valve prohibition on flare and relief paths under the Rules on Occupational Safety and Health Standards) surfacing at rank 5 in Variant B. The full evidence — inputs, calculation outputs, retrieval top-10 with BM25 scores and snippets, and the explicit framing as pipeline-execution evidence rather than predictive validation — is reproduced verbatim in Appendix A from outputs/real_case_ves001_rag.{json,md} (regenerated by scripts/run_real_case_ves001_rag.py).</w:t>
        </w:r>
      </w:ins>
    </w:p>
    <w:bookmarkEnd w:id="52"/>
    <w:bookmarkEnd w:id="53"/>
    <w:bookmarkStart w:id="54" w:name="X6762119d985af37c40d83aa7af8b42566e23b89"/>
    <w:p>
      <w:pPr>
        <w:pStyle w:val="Heading3"/>
      </w:pPr>
      <w:r>
        <w:t xml:space="preserve">6.7 Citation Traceability and Negative-Case Evidence</w:t>
      </w:r>
    </w:p>
    <w:p>
      <w:pPr>
        <w:pStyle w:val="FirstParagraph"/>
        <w:rPr>
          <w:ins w:id="184" w:author="Yuyong Kim" w:date="2026-05-10T00:00:00Z"/>
        </w:rPr>
      </w:pPr>
      <w:ins w:id="183" w:author="Yuyong Kim" w:date="2026-05-10T00:00:00Z">
        <w:r>
          <w:rPr>
            <w:b/>
            <w:bCs/>
          </w:rPr>
          <w:t xml:space="preserve">Citation-traceability precision. Every regulatory grounding produced by the system carries a citation to a (reference_code, chunk_id) tuple that resolves to a row in the SQLite FTS5 index (indexed/kosha_rag.db). The grounding generator (src/rag/local_kosha_rag.py) refuses to emit advisories whose citation index does not match a passage actually returned by retrieval, so the citation-traceability precision is 100% by construction. We make this an explicit metric to address the well-known LLM-hallucination concern on regulatory-grounded outputs.</w:t>
        </w:r>
      </w:ins>
    </w:p>
    <w:p>
      <w:pPr>
        <w:pStyle w:val="BodyText"/>
        <w:rPr>
          <w:ins w:id="186" w:author="Yuyong Kim" w:date="2026-05-10T00:00:00Z"/>
        </w:rPr>
      </w:pPr>
      <w:ins w:id="185" w:author="Yuyong Kim" w:date="2026-05-10T00:00:00Z">
        <w:r>
          <w:rPr>
            <w:b/>
            <w:bCs/>
          </w:rPr>
          <w:t xml:space="preserve">Negative case (no false-positive flag). To address the false-positive concern, we report a representative negative case from the same dataset: PIP-GOLD-003 — a stainless-steel SA-312 TP316 ERW line under general (non-corrosive) service conditions (design pressure 2.013 MPa, design temperature 119.5 °C; no chloride or sour-service flag is set in the case spec; verified against datasets/golden_standards/piping_golden_dataset_v1.json:PIP-GOLD-003). The calculation engine returns no red flags (expected_red_flags: []). Running the actual RAG pipeline against this case using a neutral piping-integrity query (scripts/run_negative_case_rag.py, outputs/negative_case_pip_gold_003.md), the system returns 0 mandatory hits and 10 guidance hits in the top-10, with the top result being B-M-18-2026 (KOSHA Technical Regulation for Piping Life Management, guidance class). No jurisdiction-specific mandatory obligation is triggered. This empirically demonstrates that the KOSHA RAG layer is not biased to fire on every input.</w:t>
        </w:r>
      </w:ins>
    </w:p>
    <w:p>
      <w:pPr>
        <w:pStyle w:val="BodyText"/>
        <w:rPr>
          <w:ins w:id="188" w:author="Yuyong Kim" w:date="2026-05-10T00:00:00Z"/>
        </w:rPr>
      </w:pPr>
      <w:ins w:id="187" w:author="Yuyong Kim" w:date="2026-05-10T00:00:00Z">
        <w:r>
          <w:t xml:space="preserve">The same evidence file records a second probe variant labelled mirrored_pip047_form_chloride_terms_removed, which retains the PIP-GOLD-047 query shape — including the literal phrases Article 256 and corrosion prevention — with only the chloride/sour terms removed; that variant retrieves Article 256 at rank 2, and the report’s headline therefore reads “WARNING — at least one query variant returned a mandatory (law_article) hit in its top-10.” We retain this second variant in the report rather than suppressing it, because it answers a different question from the negative-case test. The two variants separate two questions: (i) Does the system flag a benign case from its own spec? — the negative-case question proper, answered by the spec-faithful generic-piping-integrity variant (no terms that the case spec does not assert); the answer is no (0 mandatory in top-10). (ii) Does the system retrieve Article 256 when a query explicitly contains the phrases “Article 256” and “corrosion prevention”? — a question of retrieval correctness, not of negative-case behaviour, answered by the second variant; the answer is yes (Article 256 at rank 2), which is the desired retrieval behaviour because Article 256 is the Korean statute on corrosion prevention and BM25 is responding correctly to the keywords supplied. The §6.7 negative-case argument here concerns (i); the (ii) probe is reported in the same evidence file for honest disclosure.</w:t>
        </w:r>
      </w:ins>
    </w:p>
    <w:p>
      <w:r>
        <w:pict>
          <v:rect style="width:0;height:1.5pt" o:hralign="center" o:hrstd="t" o:hr="t"/>
        </w:pict>
      </w:r>
    </w:p>
    <w:bookmarkEnd w:id="54"/>
    <w:bookmarkEnd w:id="55"/>
    <w:bookmarkStart w:id="62" w:name="discussion"/>
    <w:p>
      <w:pPr>
        <w:pStyle w:val="Heading2"/>
      </w:pPr>
      <w:r>
        <w:t xml:space="preserve">7. Discussion</w:t>
      </w:r>
    </w:p>
    <w:p>
      <w:pPr>
        <w:pStyle w:val="FirstParagraph"/>
        <w:rPr>
          <w:ins w:id="190" w:author="Yuyong Kim" w:date="2026-05-10T00:00:00Z"/>
        </w:rPr>
      </w:pPr>
      <w:ins w:id="189" w:author="Yuyong Kim" w:date="2026-05-10T00:00:00Z">
        <w:r>
          <w:t xml:space="preserve">The discussion below interprets the empirical evidence of §6 in light of the framework-vs-validated-scope distinction made explicit in §1: the seven-discipline architecture is the framework scope, while the empirical signal is densest in piping-vessel coupling and remains exploratory in the other discipline pairs.</w:t>
        </w:r>
      </w:ins>
    </w:p>
    <w:bookmarkStart w:id="56" w:name="the-jurisdiction-compliance-gap"/>
    <w:p>
      <w:pPr>
        <w:pStyle w:val="Heading3"/>
      </w:pPr>
      <w:r>
        <w:t xml:space="preserve">7.1 The jurisdiction compliance gap</w:t>
      </w:r>
    </w:p>
    <w:p>
      <w:pPr>
        <w:pStyle w:val="FirstParagraph"/>
        <w:rPr>
          <w:ins w:id="192" w:author="Yuyong Kim" w:date="2026-05-10T00:00:00Z"/>
        </w:rPr>
      </w:pPr>
      <w:ins w:id="191" w:author="Yuyong Kim" w:date="2026-05-10T00:00:00Z">
        <w:r>
          <w:t xml:space="preserve">The most significant finding of this study is the existence of the jurisdiction compliance gap, defined as follows:</w:t>
        </w:r>
      </w:ins>
    </w:p>
    <w:p>
      <w:pPr>
        <w:pStyle w:val="BlockText"/>
        <w:rPr>
          <w:ins w:id="194" w:author="Yuyong Kim" w:date="2026-05-10T00:00:00Z"/>
        </w:rPr>
      </w:pPr>
      <w:ins w:id="193" w:author="Yuyong Kim" w:date="2026-05-10T00:00:00Z">
        <w:r>
          <w:rPr>
            <w:b/>
            <w:bCs/>
          </w:rPr>
          <w:t xml:space="preserve">Jurisdiction compliance gap. The set of regulatory obligations imposed by national statute or agency guideline (here, Korean PSM law and KOSHA technical guidelines) that are structurally absent from international engineering code calculations (ASME, API, IEEE, IEC, ACI, AISC), such that a system may be technically code-compliant while remaining legally non-compliant under the applicable local jurisdiction.</w:t>
        </w:r>
      </w:ins>
    </w:p>
    <w:p>
      <w:pPr>
        <w:pStyle w:val="FirstParagraph"/>
        <w:rPr>
          <w:ins w:id="196" w:author="Yuyong Kim" w:date="2026-05-10T00:00:00Z"/>
        </w:rPr>
      </w:pPr>
      <w:ins w:id="195" w:author="Yuyong Kim" w:date="2026-05-10T00:00:00Z">
        <w:r>
          <w:t xml:space="preserve">Even where international code calculations produce a clean pass, the KOSHA RAG layer can identify additional Korean-jurisdiction compliance requirements. This occurs because ASME, API, and analogous international standards define technical calculation requirements, whereas KOSHA guidelines and Korean safety regulations — including Article 256 of the Rules on Occupational Safety and Health Standards — impose procedural, documentation, and trigger-driven obligations conditioned on calculation outputs but not encoded within the international standards themselves. The gap is structurally present whether the calculation arises from a design-phase check or an in-service inspection assessment.</w:t>
        </w:r>
      </w:ins>
    </w:p>
    <w:bookmarkEnd w:id="56"/>
    <w:bookmarkStart w:id="57" w:name="Xab6664ad8af9c4c62e6be091d71c0a06171b422"/>
    <w:p>
      <w:pPr>
        <w:pStyle w:val="Heading3"/>
      </w:pPr>
      <w:r>
        <w:t xml:space="preserve">7.2 Compliance co-pilot, not replacement: HAZOP / RBI / Digital Twin / Regulatory RAG</w:t>
      </w:r>
    </w:p>
    <w:p>
      <w:pPr>
        <w:pStyle w:val="FirstParagraph"/>
        <w:rPr>
          <w:ins w:id="198" w:author="Yuyong Kim" w:date="2026-05-10T00:00:00Z"/>
        </w:rPr>
      </w:pPr>
      <w:ins w:id="197" w:author="Yuyong Kim" w:date="2026-05-10T00:00:00Z">
        <w:r>
          <w:t xml:space="preserve">A persistent risk in publishing AI-assisted safety tooling is the implicit suggestion that the tool replaces an existing human or workshop-based method. We make the opposite claim explicitly. The framework is positioned as a compliance co-pilot to existing methods; Table 8 contrasts it with HAZOP, RBI, and Digital Twin.</w:t>
        </w:r>
      </w:ins>
    </w:p>
    <w:p>
      <w:pPr>
        <w:pStyle w:val="BodyText"/>
        <w:rPr>
          <w:ins w:id="200" w:author="Yuyong Kim" w:date="2026-05-10T00:00:00Z"/>
        </w:rPr>
      </w:pPr>
      <w:ins w:id="199" w:author="Yuyong Kim" w:date="2026-05-10T00:00:00Z">
        <w:r>
          <w:rPr>
            <w:b/>
            <w:bCs/>
          </w:rPr>
          <w:t xml:space="preserve">Table 8. Method Comparison — HAZOP / RBI / Digital Twin / Regulatory RAG</w:t>
        </w:r>
      </w:ins>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Main purpose</w:t>
            </w:r>
          </w:p>
        </w:tc>
        <w:tc>
          <w:tcPr/>
          <w:p>
            <w:pPr>
              <w:pStyle w:val="Compact"/>
            </w:pPr>
            <w:r>
              <w:t xml:space="preserve">Weakness</w:t>
            </w:r>
          </w:p>
        </w:tc>
        <w:tc>
          <w:tcPr/>
          <w:p>
            <w:pPr>
              <w:pStyle w:val="Compact"/>
            </w:pPr>
            <w:r>
              <w:t xml:space="preserve">Regulatory RAG value-add</w:t>
            </w:r>
          </w:p>
        </w:tc>
      </w:tr>
      <w:tr>
        <w:tc>
          <w:tcPr/>
          <w:p>
            <w:pPr>
              <w:pStyle w:val="Compact"/>
            </w:pPr>
            <w:r>
              <w:t xml:space="preserve">HAZOP</w:t>
            </w:r>
          </w:p>
        </w:tc>
        <w:tc>
          <w:tcPr/>
          <w:p>
            <w:pPr>
              <w:pStyle w:val="Compact"/>
            </w:pPr>
            <w:r>
              <w:t xml:space="preserve">Identify process deviations</w:t>
            </w:r>
          </w:p>
        </w:tc>
        <w:tc>
          <w:tcPr/>
          <w:p>
            <w:pPr>
              <w:pStyle w:val="Compact"/>
            </w:pPr>
            <w:r>
              <w:t xml:space="preserve">Manual, workshop-based; expert-availability dependent</w:t>
            </w:r>
          </w:p>
        </w:tc>
        <w:tc>
          <w:tcPr/>
          <w:p>
            <w:pPr>
              <w:pStyle w:val="Compact"/>
            </w:pPr>
            <w:r>
              <w:t xml:space="preserve">Adds regulation-linked prompts and surfaces missing legal obligations to the workshop</w:t>
            </w:r>
          </w:p>
        </w:tc>
      </w:tr>
      <w:tr>
        <w:tc>
          <w:tcPr/>
          <w:p>
            <w:pPr>
              <w:pStyle w:val="Compact"/>
            </w:pPr>
            <w:r>
              <w:t xml:space="preserve">RBI</w:t>
            </w:r>
          </w:p>
        </w:tc>
        <w:tc>
          <w:tcPr/>
          <w:p>
            <w:pPr>
              <w:pStyle w:val="Compact"/>
            </w:pPr>
            <w:r>
              <w:t xml:space="preserve">Optimise inspection based on risk</w:t>
            </w:r>
          </w:p>
        </w:tc>
        <w:tc>
          <w:tcPr/>
          <w:p>
            <w:pPr>
              <w:pStyle w:val="Compact"/>
            </w:pPr>
            <w:r>
              <w:t xml:space="preserve">Focuses primarily on equipment degradation; jurisdiction-blind</w:t>
            </w:r>
          </w:p>
        </w:tc>
        <w:tc>
          <w:tcPr/>
          <w:p>
            <w:pPr>
              <w:pStyle w:val="Compact"/>
            </w:pPr>
            <w:r>
              <w:t xml:space="preserve">Adds jurisdiction-specific inspection-trigger duties (e.g., KOSHA RBI triggers above API 510 calendar)</w:t>
            </w:r>
          </w:p>
        </w:tc>
      </w:tr>
      <w:tr>
        <w:tc>
          <w:tcPr/>
          <w:p>
            <w:pPr>
              <w:pStyle w:val="Compact"/>
            </w:pPr>
            <w:r>
              <w:t xml:space="preserve">Digital Twin</w:t>
            </w:r>
          </w:p>
        </w:tc>
        <w:tc>
          <w:tcPr/>
          <w:p>
            <w:pPr>
              <w:pStyle w:val="Compact"/>
            </w:pPr>
            <w:r>
              <w:t xml:space="preserve">Live or near-live plant model</w:t>
            </w:r>
          </w:p>
        </w:tc>
        <w:tc>
          <w:tcPr/>
          <w:p>
            <w:pPr>
              <w:pStyle w:val="Compact"/>
            </w:pPr>
            <w:r>
              <w:t xml:space="preserve">Models physical state, not legal state</w:t>
            </w:r>
          </w:p>
        </w:tc>
        <w:tc>
          <w:tcPr/>
          <w:p>
            <w:pPr>
              <w:pStyle w:val="Compact"/>
            </w:pPr>
            <w:r>
              <w:t xml:space="preserve">Adds a compliance intelligence layer over the live state</w:t>
            </w:r>
          </w:p>
        </w:tc>
      </w:tr>
      <w:tr>
        <w:tc>
          <w:tcPr/>
          <w:p>
            <w:pPr>
              <w:pStyle w:val="Compact"/>
            </w:pPr>
            <w:r>
              <w:rPr>
                <w:b/>
                <w:bCs/>
              </w:rPr>
              <w:t xml:space="preserve">Regulatory RAG (this work)</w:t>
            </w:r>
          </w:p>
        </w:tc>
        <w:tc>
          <w:tcPr/>
          <w:p>
            <w:pPr>
              <w:pStyle w:val="Compact"/>
            </w:pPr>
            <w:r>
              <w:t xml:space="preserve">Retrieve applicable laws and standards conditioned on calculation context</w:t>
            </w:r>
          </w:p>
        </w:tc>
        <w:tc>
          <w:tcPr/>
          <w:p>
            <w:pPr>
              <w:pStyle w:val="Compact"/>
            </w:pPr>
            <w:r>
              <w:t xml:space="preserve">Depends on corpus quality and freshness</w:t>
            </w:r>
          </w:p>
        </w:tc>
        <w:tc>
          <w:tcPr/>
          <w:p>
            <w:pPr>
              <w:pStyle w:val="Compact"/>
            </w:pPr>
            <w:r>
              <w:t xml:space="preserve">Bridges engineering calculations and legal compliance</w:t>
            </w:r>
          </w:p>
        </w:tc>
      </w:tr>
    </w:tbl>
    <w:p>
      <w:pPr>
        <w:pStyle w:val="BodyText"/>
      </w:pPr>
      <w:r>
        <w:t xml:space="preserve">The four </w:t>
      </w:r>
      <w:del w:id="201" w:author="Yuyong Kim" w:date="2026-05-10T00:00:00Z">
        <w:r>
          <w:delText xml:space="preserve">c</w:delText>
        </w:r>
      </w:del>
      <w:r>
        <w:t xml:space="preserve">o</w:t>
      </w:r>
      <w:del w:id="202" w:author="Yuyong Kim" w:date="2026-05-10T00:00:00Z">
        <w:r>
          <w:delText xml:space="preserve">nt</w:delText>
        </w:r>
      </w:del>
      <w:ins w:id="203" w:author="Yuyong Kim" w:date="2026-05-10T00:00:00Z">
        <w:r>
          <w:t xml:space="preserve">pe</w:t>
        </w:r>
      </w:ins>
      <w:r>
        <w:t xml:space="preserve">r</w:t>
      </w:r>
      <w:del w:id="204" w:author="Yuyong Kim" w:date="2026-05-10T00:00:00Z">
        <w:r>
          <w:delText xml:space="preserve">ibu</w:delText>
        </w:r>
      </w:del>
      <w:ins w:id="205" w:author="Yuyong Kim" w:date="2026-05-10T00:00:00Z">
        <w:r>
          <w:t xml:space="preserve">a</w:t>
        </w:r>
      </w:ins>
      <w:r>
        <w:t xml:space="preserve">tion</w:t>
      </w:r>
      <w:ins w:id="206" w:author="Yuyong Kim" w:date="2026-05-10T00:00:00Z">
        <w:r>
          <w:t xml:space="preserve">al touchpoint</w:t>
        </w:r>
      </w:ins>
      <w:r>
        <w:t xml:space="preserve">s are:</w:t>
      </w:r>
    </w:p>
    <w:p>
      <w:pPr>
        <w:pStyle w:val="Compact"/>
        <w:numPr>
          <w:ilvl w:val="0"/>
          <w:numId w:val="1002"/>
        </w:numPr>
        <w:rPr>
          <w:ins w:id="208" w:author="Yuyong Kim" w:date="2026-05-10T00:00:00Z"/>
        </w:rPr>
      </w:pPr>
      <w:ins w:id="207" w:author="Yuyong Kim" w:date="2026-05-10T00:00:00Z">
        <w:r>
          <w:rPr>
            <w:b/>
            <w:bCs/>
          </w:rPr>
          <w:t xml:space="preserve">Before HAZOP — identify mandatory regulatory nodes that the workshop must address.</w:t>
        </w:r>
      </w:ins>
    </w:p>
    <w:p>
      <w:pPr>
        <w:pStyle w:val="Compact"/>
        <w:numPr>
          <w:ilvl w:val="0"/>
          <w:numId w:val="1002"/>
        </w:numPr>
        <w:rPr>
          <w:ins w:id="210" w:author="Yuyong Kim" w:date="2026-05-10T00:00:00Z"/>
        </w:rPr>
      </w:pPr>
      <w:ins w:id="209" w:author="Yuyong Kim" w:date="2026-05-10T00:00:00Z">
        <w:r>
          <w:rPr>
            <w:b/>
            <w:bCs/>
          </w:rPr>
          <w:t xml:space="preserve">During design review — detect missing legal requirements before the design freezes.</w:t>
        </w:r>
      </w:ins>
    </w:p>
    <w:p>
      <w:pPr>
        <w:pStyle w:val="Compact"/>
        <w:numPr>
          <w:ilvl w:val="0"/>
          <w:numId w:val="1002"/>
        </w:numPr>
        <w:rPr>
          <w:ins w:id="212" w:author="Yuyong Kim" w:date="2026-05-10T00:00:00Z"/>
        </w:rPr>
      </w:pPr>
      <w:ins w:id="211" w:author="Yuyong Kim" w:date="2026-05-10T00:00:00Z">
        <w:r>
          <w:rPr>
            <w:b/>
            <w:bCs/>
          </w:rPr>
          <w:t xml:space="preserve">During RBI — check whether local inspection triggers are satisfied beyond the API calendar.</w:t>
        </w:r>
      </w:ins>
    </w:p>
    <w:p>
      <w:pPr>
        <w:pStyle w:val="Compact"/>
        <w:numPr>
          <w:ilvl w:val="0"/>
          <w:numId w:val="1002"/>
        </w:numPr>
      </w:pPr>
      <w:r>
        <w:rPr>
          <w:b/>
          <w:bCs/>
        </w:rPr>
        <w:t xml:space="preserve">D</w:t>
      </w:r>
      <w:del w:id="213" w:author="Yuyong Kim" w:date="2026-05-10T00:00:00Z">
        <w:r>
          <w:rPr>
            <w:b/>
            <w:bCs/>
          </w:rPr>
          <w:delText xml:space="preserve">etect</w:delText>
        </w:r>
      </w:del>
      <w:ins w:id="214" w:author="Yuyong Kim" w:date="2026-05-10T00:00:00Z">
        <w:r>
          <w:rPr>
            <w:b/>
            <w:bCs/>
          </w:rPr>
          <w:t xml:space="preserve">ur</w:t>
        </w:r>
      </w:ins>
      <w:r>
        <w:rPr>
          <w:b/>
          <w:bCs/>
        </w:rPr>
        <w:t xml:space="preserve">ing </w:t>
      </w:r>
      <w:del w:id="215" w:author="Yuyong Kim" w:date="2026-05-10T00:00:00Z">
        <w:r>
          <w:rPr>
            <w:b/>
            <w:bCs/>
          </w:rPr>
          <w:delText xml:space="preserve">Juris</w:delText>
        </w:r>
      </w:del>
      <w:r>
        <w:rPr>
          <w:b/>
          <w:bCs/>
        </w:rPr>
        <w:t xml:space="preserve">di</w:t>
      </w:r>
      <w:del w:id="216" w:author="Yuyong Kim" w:date="2026-05-10T00:00:00Z">
        <w:r>
          <w:rPr>
            <w:b/>
            <w:bCs/>
          </w:rPr>
          <w:delText xml:space="preserve">c</w:delText>
        </w:r>
      </w:del>
      <w:ins w:id="217" w:author="Yuyong Kim" w:date="2026-05-10T00:00:00Z">
        <w:r>
          <w:rPr>
            <w:b/>
            <w:bCs/>
          </w:rPr>
          <w:t xml:space="preserve">gital-twin opera</w:t>
        </w:r>
      </w:ins>
      <w:r>
        <w:rPr>
          <w:b/>
          <w:bCs/>
        </w:rPr>
        <w:t xml:space="preserve">tion </w:t>
      </w:r>
      <w:del w:id="218" w:author="Yuyong Kim" w:date="2026-05-10T00:00:00Z">
        <w:r>
          <w:rPr>
            <w:b/>
            <w:bCs/>
          </w:rPr>
          <w:delText xml:space="preserve">C</w:delText>
        </w:r>
      </w:del>
      <w:ins w:id="219" w:author="Yuyong Kim" w:date="2026-05-10T00:00:00Z">
        <w:r>
          <w:rPr>
            <w:b/>
            <w:bCs/>
          </w:rPr>
          <w:t xml:space="preserve">— flag live c</w:t>
        </w:r>
      </w:ins>
      <w:r>
        <w:rPr>
          <w:b/>
          <w:bCs/>
        </w:rPr>
        <w:t xml:space="preserve">ompliance </w:t>
      </w:r>
      <w:del w:id="220" w:author="Yuyong Kim" w:date="2026-05-10T00:00:00Z">
        <w:r>
          <w:rPr>
            <w:b/>
            <w:bCs/>
          </w:rPr>
          <w:delText xml:space="preserve">G</w:delText>
        </w:r>
      </w:del>
      <w:ins w:id="221" w:author="Yuyong Kim" w:date="2026-05-10T00:00:00Z">
        <w:r>
          <w:rPr>
            <w:b/>
            <w:bCs/>
          </w:rPr>
          <w:t xml:space="preserve">g</w:t>
        </w:r>
      </w:ins>
      <w:r>
        <w:rPr>
          <w:b/>
          <w:bCs/>
        </w:rPr>
        <w:t xml:space="preserve">aps </w:t>
      </w:r>
      <w:del w:id="222" w:author="Yuyong Kim" w:date="2026-05-10T00:00:00Z">
        <w:r>
          <w:rPr>
            <w:b/>
            <w:bCs/>
          </w:rPr>
          <w:delText xml:space="preserve">in Proces</w:delText>
        </w:r>
      </w:del>
      <w:ins w:id="223" w:author="Yuyong Kim" w:date="2026-05-10T00:00:00Z">
        <w:r>
          <w:rPr>
            <w:b/>
            <w:bCs/>
          </w:rPr>
          <w:t xml:space="preserve">a</w:t>
        </w:r>
      </w:ins>
      <w:r>
        <w:rPr>
          <w:b/>
          <w:bCs/>
        </w:rPr>
        <w:t xml:space="preserve">s </w:t>
      </w:r>
      <w:del w:id="224" w:author="Yuyong Kim" w:date="2026-05-10T00:00:00Z">
        <w:r>
          <w:rPr>
            <w:b/>
            <w:bCs/>
          </w:rPr>
          <w:delText xml:space="preserve">P</w:delText>
        </w:r>
      </w:del>
      <w:ins w:id="225" w:author="Yuyong Kim" w:date="2026-05-10T00:00:00Z">
        <w:r>
          <w:rPr>
            <w:b/>
            <w:bCs/>
          </w:rPr>
          <w:t xml:space="preserve">p</w:t>
        </w:r>
      </w:ins>
      <w:r>
        <w:rPr>
          <w:b/>
          <w:bCs/>
        </w:rPr>
        <w:t xml:space="preserve">lant </w:t>
      </w:r>
      <w:del w:id="226" w:author="Yuyong Kim" w:date="2026-05-10T00:00:00Z">
        <w:r>
          <w:rPr>
            <w:b/>
            <w:bCs/>
          </w:rPr>
          <w:delText xml:space="preserve">Engineering wi</w:delText>
        </w:r>
      </w:del>
      <w:ins w:id="227" w:author="Yuyong Kim" w:date="2026-05-10T00:00:00Z">
        <w:r>
          <w:rPr>
            <w:b/>
            <w:bCs/>
          </w:rPr>
          <w:t xml:space="preserve">s</w:t>
        </w:r>
      </w:ins>
      <w:r>
        <w:rPr>
          <w:b/>
          <w:bCs/>
        </w:rPr>
        <w:t xml:space="preserve">t</w:t>
      </w:r>
      <w:del w:id="228" w:author="Yuyong Kim" w:date="2026-05-10T00:00:00Z">
        <w:r>
          <w:rPr>
            <w:b/>
            <w:bCs/>
          </w:rPr>
          <w:delText xml:space="preserve">h Regul</w:delText>
        </w:r>
      </w:del>
      <w:r>
        <w:rPr>
          <w:b/>
          <w:bCs/>
        </w:rPr>
        <w:t xml:space="preserve">at</w:t>
      </w:r>
      <w:ins w:id="229" w:author="Yuyong Kim" w:date="2026-05-10T00:00:00Z">
        <w:r>
          <w:rPr>
            <w:b/>
            <w:bCs/>
          </w:rPr>
          <w:t xml:space="preserve">e ev</w:t>
        </w:r>
      </w:ins>
      <w:r>
        <w:rPr>
          <w:b/>
          <w:bCs/>
        </w:rPr>
        <w:t xml:space="preserve">o</w:t>
      </w:r>
      <w:del w:id="230" w:author="Yuyong Kim" w:date="2026-05-10T00:00:00Z">
        <w:r>
          <w:rPr>
            <w:b/>
            <w:bCs/>
          </w:rPr>
          <w:delText xml:space="preserve">ry RAG</w:delText>
        </w:r>
      </w:del>
      <w:ins w:id="231" w:author="Yuyong Kim" w:date="2026-05-10T00:00:00Z">
        <w:r>
          <w:rPr>
            <w:b/>
            <w:bCs/>
          </w:rPr>
          <w:t xml:space="preserve">lves.</w:t>
        </w:r>
      </w:ins>
    </w:p>
    <w:p>
      <w:pPr>
        <w:pStyle w:val="FirstParagraph"/>
        <w:rPr>
          <w:ins w:id="233" w:author="Yuyong Kim" w:date="2026-05-10T00:00:00Z"/>
        </w:rPr>
      </w:pPr>
      <w:ins w:id="232" w:author="Yuyong Kim" w:date="2026-05-10T00:00:00Z">
        <w:r>
          <w:t xml:space="preserve">In process-safety terms, the system functions as a Digital Compliance Auditor, an Automated PSM Checker (PSM = SEVESO / OSHA / KOSHA frameworks), and a Real-time Regulatory Advisor. Two roles bracket the temporal axis:</w:t>
        </w:r>
      </w:ins>
    </w:p>
    <w:p>
      <w:pPr>
        <w:pStyle w:val="BodyText"/>
        <w:rPr>
          <w:ins w:id="235" w:author="Yuyong Kim" w:date="2026-05-10T00:00:00Z"/>
        </w:rPr>
      </w:pPr>
      <w:ins w:id="234" w:author="Yuyong Kim" w:date="2026-05-10T00:00:00Z">
        <w:r>
          <w:rPr>
            <w:b/>
            <w:bCs/>
          </w:rPr>
          <w:t xml:space="preserve">Table 9. Auditor vs Advisor — temporal role</w:t>
        </w:r>
      </w:ins>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When</w:t>
            </w:r>
          </w:p>
        </w:tc>
      </w:tr>
      <w:tr>
        <w:tc>
          <w:tcPr/>
          <w:p>
            <w:pPr>
              <w:pStyle w:val="Compact"/>
            </w:pPr>
            <w:r>
              <w:t xml:space="preserve">Auditor</w:t>
            </w:r>
          </w:p>
        </w:tc>
        <w:tc>
          <w:tcPr/>
          <w:p>
            <w:pPr>
              <w:pStyle w:val="Compact"/>
            </w:pPr>
            <w:r>
              <w:t xml:space="preserve">After work is done</w:t>
            </w:r>
          </w:p>
        </w:tc>
      </w:tr>
      <w:tr>
        <w:tc>
          <w:tcPr/>
          <w:p>
            <w:pPr>
              <w:pStyle w:val="Compact"/>
            </w:pPr>
            <w:r>
              <w:t xml:space="preserve">Advisor</w:t>
            </w:r>
          </w:p>
        </w:tc>
        <w:tc>
          <w:tcPr/>
          <w:p>
            <w:pPr>
              <w:pStyle w:val="Compact"/>
            </w:pPr>
            <w:r>
              <w:t xml:space="preserve">While work is being done</w:t>
            </w:r>
          </w:p>
        </w:tc>
      </w:tr>
    </w:tbl>
    <w:p>
      <w:pPr>
        <w:pStyle w:val="BodyText"/>
        <w:rPr>
          <w:ins w:id="237" w:author="Yuyong Kim" w:date="2026-05-10T00:00:00Z"/>
        </w:rPr>
      </w:pPr>
      <w:ins w:id="236" w:author="Yuyong Kim" w:date="2026-05-10T00:00:00Z">
        <w:r>
          <w:t xml:space="preserve">The proposed system supports both roles depending on where in the workflow it is invoked.</w:t>
        </w:r>
      </w:ins>
    </w:p>
    <w:bookmarkEnd w:id="57"/>
    <w:bookmarkStart w:id="58" w:name="X06bb7d75250e23719f7a8983769e657c0aee5f5"/>
    <w:p>
      <w:pPr>
        <w:pStyle w:val="Heading3"/>
      </w:pPr>
      <w:r>
        <w:t xml:space="preserve">7.3 HAZOP scope: knowledge-based / AI-assisted, not a replacement for dynamic HAZOP</w:t>
      </w:r>
    </w:p>
    <w:p>
      <w:pPr>
        <w:pStyle w:val="FirstParagraph"/>
        <w:rPr>
          <w:ins w:id="239" w:author="Yuyong Kim" w:date="2026-05-10T00:00:00Z"/>
        </w:rPr>
      </w:pPr>
      <w:ins w:id="238" w:author="Yuyong Kim" w:date="2026-05-10T00:00:00Z">
        <w:r>
          <w:t xml:space="preserve">The system supports knowledge-based or AI-assisted HAZOP: it surfaces structured regulatory data and rule-based prompts that a HAZOP facilitator can incorporate into the workshop. It is not a replacement for conventional dynamic HAZOP, which remains a brainstorming-based, multidisciplinary workshop relying on expert judgement, inter-discipline interaction, and human pattern recognition that no current AI system reproduces. The role of the proposed framework in a HAZOP context is to ensure that the workshop starts with a regulatory baseline that already encodes the jurisdiction-specific obligations and to flag during the workshop any deviation node that maps to a known KOSHA trigger.</w:t>
        </w:r>
      </w:ins>
    </w:p>
    <w:bookmarkEnd w:id="58"/>
    <w:bookmarkStart w:id="59" w:name="fitness-for-service-vs-epc-standards"/>
    <w:p>
      <w:pPr>
        <w:pStyle w:val="Heading3"/>
      </w:pPr>
      <w:r>
        <w:t xml:space="preserve">7.4 Fitness-for-Service vs EPC standards</w:t>
      </w:r>
    </w:p>
    <w:p>
      <w:pPr>
        <w:pStyle w:val="FirstParagraph"/>
        <w:rPr>
          <w:ins w:id="241" w:author="Yuyong Kim" w:date="2026-05-10T00:00:00Z"/>
        </w:rPr>
      </w:pPr>
      <w:ins w:id="240" w:author="Yuyong Kim" w:date="2026-05-10T00:00:00Z">
        <w:r>
          <w:t xml:space="preserve">API 579-1 fitness-for-service (FFS) (API, 2020) interacts with EPC design standards (ASME, API design codes) along two independent axes: it supplements design-stage codes with a quantitative remaining-life and acceptance methodology for in-service degradation, and it interfaces with regulatory obligations because some KOSHA inspection-trigger and documentation requirements are themselves conditioned on FFS-derived quantities (remaining life, corrosion rate). The present system treats FFS as both a design-validation input (when applied at the engineering stage to a degraded scenario) and an operational assessment (when applied to in-service inspection data). The orchestration is identical in both modes: the calc engine produces an FFS quantity, the four-layer verification confirms numerical consistency, the cross-discipline validator checks for downstream coupling effects, and the KOSHA RAG layer maps the FFS quantity back to any jurisdiction-specific obligation it triggers (e.g., a remaining life below a certain threshold triggers M-69-2012 documentation; a corrosion rate above a certain threshold triggers Article 256 procedural duties). This dual-mode treatment allows compliance detection to follow the asset across its lifecycle without a methodology switch.</w:t>
        </w:r>
      </w:ins>
    </w:p>
    <w:bookmarkEnd w:id="59"/>
    <w:bookmarkStart w:id="60" w:name="process-safety-contribution"/>
    <w:p>
      <w:pPr>
        <w:pStyle w:val="Heading3"/>
      </w:pPr>
      <w:r>
        <w:t xml:space="preserve">7.5 Process-safety contribution</w:t>
      </w:r>
    </w:p>
    <w:p>
      <w:pPr>
        <w:pStyle w:val="FirstParagraph"/>
        <w:rPr>
          <w:ins w:id="243" w:author="Yuyong Kim" w:date="2026-05-10T00:00:00Z"/>
        </w:rPr>
      </w:pPr>
      <w:ins w:id="242" w:author="Yuyong Kim" w:date="2026-05-10T00:00:00Z">
        <w:r>
          <w:t xml:space="preserve">The system contributes to process safety through two pathways. First, the cross-discipline validator proactively identifies coupling hazards that single-domain calculations miss; representative scenarios include excessive piping nozzle loads driving rotating equipment bearing degradation, and civil foundation settlement propagating into rotating equipment alignment failure. Second, as demonstrated in Case 3, the KOSHA RAG layer identifies the corrosion-prevention obligation under Article 256 even when ASME B31.3 and API 570 are fully satisfied. If left unaddressed, unmonitored corrosion progression in a high-temperature, high-pressure carbon-steel line in sour-chloride service may result in leakage or rupture. The system therefore provides a mechanism for automatically detecting the condition of being technically compliant with international standards while remaining legally non-compliant under Korean regulation — a condition that is operationally indistinguishable from “compliant” under current EPC review practice. An anonymised real-plant cryogenic flare-drum data sheet is run end-to-end through the pipeline in Appendix A (VES-REAL-001), confirming that the architecture handles real EPC inputs and surfaces a mandatory KOSHA provision (Article 266 — flare-path block-valve prohibition) for that service.</w:t>
        </w:r>
      </w:ins>
    </w:p>
    <w:bookmarkEnd w:id="60"/>
    <w:bookmarkStart w:id="61" w:name="reproducibility-and-explainability"/>
    <w:p>
      <w:pPr>
        <w:pStyle w:val="Heading3"/>
      </w:pPr>
      <w:r>
        <w:t xml:space="preserve">7.6 Reproducibility and explainability</w:t>
      </w:r>
    </w:p>
    <w:p>
      <w:pPr>
        <w:pStyle w:val="FirstParagraph"/>
        <w:rPr>
          <w:ins w:id="245" w:author="Yuyong Kim" w:date="2026-05-10T00:00:00Z"/>
        </w:rPr>
      </w:pPr>
      <w:ins w:id="244" w:author="Yuyong Kim" w:date="2026-05-10T00:00:00Z">
        <w:r>
          <w:t xml:space="preserve">The architecture prioritises reproducibility and explainability. Every major calculation step carries an explicit standard citation; every regulatory grounding carries a (reference_code, chunk_id) traceable to the SQLite index; the golden dataset, the 60-scenario ablation set, the 50-query benchmark, and the orchestration scripts are publicly released, enabling independent replication on commodity hardware with CPU resources and an Ollama installation.</w:t>
        </w:r>
      </w:ins>
    </w:p>
    <w:p>
      <w:r>
        <w:pict>
          <v:rect style="width:0;height:1.5pt" o:hralign="center" o:hrstd="t" o:hr="t"/>
        </w:pict>
      </w:r>
    </w:p>
    <w:bookmarkEnd w:id="61"/>
    <w:bookmarkEnd w:id="62"/>
    <w:bookmarkStart w:id="63" w:name="limitations-and-future-work"/>
    <w:p>
      <w:pPr>
        <w:pStyle w:val="Heading2"/>
      </w:pPr>
      <w:r>
        <w:t xml:space="preserve">8. Limitations and Future Work</w:t>
      </w:r>
    </w:p>
    <w:p>
      <w:pPr>
        <w:pStyle w:val="FirstParagraph"/>
        <w:rPr>
          <w:ins w:id="247" w:author="Yuyong Kim" w:date="2026-05-10T00:00:00Z"/>
        </w:rPr>
      </w:pPr>
      <w:ins w:id="246" w:author="Yuyong Kim" w:date="2026-05-10T00:00:00Z">
        <w:r>
          <w:t xml:space="preserve">This study has the following limitations.</w:t>
        </w:r>
      </w:ins>
    </w:p>
    <w:p>
      <w:pPr>
        <w:pStyle w:val="Compact"/>
        <w:numPr>
          <w:ilvl w:val="0"/>
          <w:numId w:val="1003"/>
        </w:numPr>
        <w:rPr>
          <w:ins w:id="249" w:author="Yuyong Kim" w:date="2026-05-10T00:00:00Z"/>
        </w:rPr>
      </w:pPr>
      <w:ins w:id="248" w:author="Yuyong Kim" w:date="2026-05-10T00:00:00Z">
        <w:r>
          <w:rPr>
            <w:b/>
            <w:bCs/>
          </w:rPr>
          <w:t xml:space="preserve">Synthetic dataset. The golden dataset is entirely synthetic; no external validation against real plant operating or design-phase data has been performed. The 220-case accuracy reported in §6.1 constitutes standards-faithful implementation verification, not predictive validation against operating-record outcomes.</w:t>
        </w:r>
      </w:ins>
    </w:p>
    <w:p>
      <w:pPr>
        <w:pStyle w:val="Compact"/>
        <w:numPr>
          <w:ilvl w:val="0"/>
          <w:numId w:val="1003"/>
        </w:numPr>
      </w:pPr>
      <w:r>
        <w:rPr>
          <w:b/>
          <w:bCs/>
        </w:rPr>
        <w:t xml:space="preserve">Screening-level </w:t>
      </w:r>
      <w:ins w:id="250" w:author="Yuyong Kim" w:date="2026-05-10T00:00:00Z">
        <w:r>
          <w:rPr>
            <w:b/>
            <w:bCs/>
          </w:rPr>
          <w:t xml:space="preserve">domain </w:t>
        </w:r>
      </w:ins>
      <w:r>
        <w:rPr>
          <w:b/>
          <w:bCs/>
        </w:rPr>
        <w:t xml:space="preserve">outputs. </w:t>
      </w:r>
      <w:del w:id="251" w:author="Yuyong Kim" w:date="2026-05-10T00:00:00Z">
        <w:r>
          <w:rPr>
            <w:b/>
            <w:bCs/>
          </w:rPr>
          <w:delText xml:space="preserve">D</w:delText>
        </w:r>
      </w:del>
      <w:ins w:id="252" w:author="Yuyong Kim" w:date="2026-05-10T00:00:00Z">
        <w:r>
          <w:rPr>
            <w:b/>
            <w:bCs/>
          </w:rPr>
          <w:t xml:space="preserve">Some d</w:t>
        </w:r>
      </w:ins>
      <w:r>
        <w:rPr>
          <w:b/>
          <w:bCs/>
        </w:rPr>
        <w:t xml:space="preserve">omain outputs </w:t>
      </w:r>
      <w:ins w:id="253" w:author="Yuyong Kim" w:date="2026-05-10T00:00:00Z">
        <w:r>
          <w:rPr>
            <w:b/>
            <w:bCs/>
          </w:rPr>
          <w:t xml:space="preserve">repre</w:t>
        </w:r>
      </w:ins>
      <w:r>
        <w:rPr>
          <w:b/>
          <w:bCs/>
        </w:rPr>
        <w:t xml:space="preserve">s</w:t>
      </w:r>
      <w:del w:id="254" w:author="Yuyong Kim" w:date="2026-05-10T00:00:00Z">
        <w:r>
          <w:rPr>
            <w:b/>
            <w:bCs/>
          </w:rPr>
          <w:delText xml:space="preserve">uppor</w:delText>
        </w:r>
      </w:del>
      <w:ins w:id="255" w:author="Yuyong Kim" w:date="2026-05-10T00:00:00Z">
        <w:r>
          <w:rPr>
            <w:b/>
            <w:bCs/>
          </w:rPr>
          <w:t xml:space="preserve">en</w:t>
        </w:r>
      </w:ins>
      <w:r>
        <w:rPr>
          <w:b/>
          <w:bCs/>
        </w:rPr>
        <w:t xml:space="preserve">t </w:t>
      </w:r>
      <w:ins w:id="256" w:author="Yuyong Kim" w:date="2026-05-10T00:00:00Z">
        <w:r>
          <w:rPr>
            <w:b/>
            <w:bCs/>
          </w:rPr>
          <w:t xml:space="preserve">scre</w:t>
        </w:r>
      </w:ins>
      <w:r>
        <w:rPr>
          <w:b/>
          <w:bCs/>
        </w:rPr>
        <w:t xml:space="preserve">en</w:t>
      </w:r>
      <w:del w:id="257" w:author="Yuyong Kim" w:date="2026-05-10T00:00:00Z">
        <w:r>
          <w:rPr>
            <w:b/>
            <w:bCs/>
          </w:rPr>
          <w:delText xml:space="preserve">gineer</w:delText>
        </w:r>
      </w:del>
      <w:r>
        <w:rPr>
          <w:b/>
          <w:bCs/>
        </w:rPr>
        <w:t xml:space="preserve">ing</w:t>
      </w:r>
      <w:del w:id="258" w:author="Yuyong Kim" w:date="2026-05-10T00:00:00Z">
        <w:r>
          <w:rPr>
            <w:b/>
            <w:bCs/>
          </w:rPr>
          <w:delText xml:space="preserve"> r</w:delText>
        </w:r>
      </w:del>
      <w:ins w:id="259" w:author="Yuyong Kim" w:date="2026-05-10T00:00:00Z">
        <w:r>
          <w:rPr>
            <w:b/>
            <w:bCs/>
          </w:rPr>
          <w:t xml:space="preserve">-l</w:t>
        </w:r>
      </w:ins>
      <w:r>
        <w:rPr>
          <w:b/>
          <w:bCs/>
        </w:rPr>
        <w:t xml:space="preserve">ev</w:t>
      </w:r>
      <w:del w:id="260" w:author="Yuyong Kim" w:date="2026-05-10T00:00:00Z">
        <w:r>
          <w:rPr>
            <w:b/>
            <w:bCs/>
          </w:rPr>
          <w:delText xml:space="preserve">i</w:delText>
        </w:r>
      </w:del>
      <w:r>
        <w:rPr>
          <w:b/>
          <w:bCs/>
        </w:rPr>
        <w:t xml:space="preserve">e</w:t>
      </w:r>
      <w:del w:id="261" w:author="Yuyong Kim" w:date="2026-05-10T00:00:00Z">
        <w:r>
          <w:rPr>
            <w:b/>
            <w:bCs/>
          </w:rPr>
          <w:delText xml:space="preserve">w</w:delText>
        </w:r>
      </w:del>
      <w:ins w:id="262" w:author="Yuyong Kim" w:date="2026-05-10T00:00:00Z">
        <w:r>
          <w:rPr>
            <w:b/>
            <w:bCs/>
          </w:rPr>
          <w:t xml:space="preserve">l</w:t>
        </w:r>
      </w:ins>
      <w:r>
        <w:rPr>
          <w:b/>
          <w:bCs/>
        </w:rPr>
        <w:t xml:space="preserve"> </w:t>
      </w:r>
      <w:del w:id="263" w:author="Yuyong Kim" w:date="2026-05-10T00:00:00Z">
        <w:r>
          <w:rPr>
            <w:b/>
            <w:bCs/>
          </w:rPr>
          <w:delText xml:space="preserve">bu</w:delText>
        </w:r>
      </w:del>
      <w:ins w:id="264" w:author="Yuyong Kim" w:date="2026-05-10T00:00:00Z">
        <w:r>
          <w:rPr>
            <w:b/>
            <w:bCs/>
          </w:rPr>
          <w:t xml:space="preserve">assessmen</w:t>
        </w:r>
      </w:ins>
      <w:r>
        <w:rPr>
          <w:b/>
          <w:bCs/>
        </w:rPr>
        <w:t xml:space="preserve">t</w:t>
      </w:r>
      <w:ins w:id="265" w:author="Yuyong Kim" w:date="2026-05-10T00:00:00Z">
        <w:r>
          <w:rPr>
            <w:b/>
            <w:bCs/>
          </w:rPr>
          <w:t xml:space="preserve">s and</w:t>
        </w:r>
      </w:ins>
      <w:r>
        <w:rPr>
          <w:b/>
          <w:bCs/>
        </w:rPr>
        <w:t xml:space="preserve"> cannot substitute for detailed </w:t>
      </w:r>
      <w:del w:id="266" w:author="Yuyong Kim" w:date="2026-05-10T00:00:00Z">
        <w:r>
          <w:rPr>
            <w:b/>
            <w:bCs/>
          </w:rPr>
          <w:delText xml:space="preserve">design calculations or fitness-for-service assessments by qualified </w:delText>
        </w:r>
      </w:del>
      <w:r>
        <w:rPr>
          <w:b/>
          <w:bCs/>
        </w:rPr>
        <w:t xml:space="preserve">engineer</w:t>
      </w:r>
      <w:ins w:id="267" w:author="Yuyong Kim" w:date="2026-05-10T00:00:00Z">
        <w:r>
          <w:rPr>
            <w:b/>
            <w:bCs/>
          </w:rPr>
          <w:t xml:space="preserve">ing de</w:t>
        </w:r>
      </w:ins>
      <w:r>
        <w:rPr>
          <w:b/>
          <w:bCs/>
        </w:rPr>
        <w:t xml:space="preserve">s</w:t>
      </w:r>
      <w:ins w:id="268" w:author="Yuyong Kim" w:date="2026-05-10T00:00:00Z">
        <w:r>
          <w:rPr>
            <w:b/>
            <w:bCs/>
          </w:rPr>
          <w:t xml:space="preserve">ign review</w:t>
        </w:r>
      </w:ins>
      <w:r>
        <w:rPr>
          <w:b/>
          <w:bCs/>
        </w:rPr>
        <w:t xml:space="preserve">.</w:t>
      </w:r>
    </w:p>
    <w:p>
      <w:pPr>
        <w:pStyle w:val="Compact"/>
        <w:numPr>
          <w:ilvl w:val="0"/>
          <w:numId w:val="1003"/>
        </w:numPr>
        <w:rPr>
          <w:ins w:id="270" w:author="Yuyong Kim" w:date="2026-05-10T00:00:00Z"/>
        </w:rPr>
      </w:pPr>
      <w:ins w:id="269" w:author="Yuyong Kim" w:date="2026-05-10T00:00:00Z">
        <w:r>
          <w:rPr>
            <w:b/>
            <w:bCs/>
          </w:rPr>
          <w:t xml:space="preserve">Curated retrieval benchmark. The retrieval benchmark is curated rather than drawn from production user logs; BM25 keyword retrieval may still miss semantically similar Korean documents even with concept-aware synonym expansion and OR fallback. Retrieval improvements beyond Recall@1 and MRR@10 should be interpreted as provisional due to limited benchmark size; the paired-bootstrap 95% CI on the Enhanced − Plain delta includes zero from K=3 onward.</w:t>
        </w:r>
      </w:ins>
    </w:p>
    <w:p>
      <w:pPr>
        <w:pStyle w:val="Compact"/>
        <w:numPr>
          <w:ilvl w:val="0"/>
          <w:numId w:val="1003"/>
        </w:numPr>
        <w:rPr>
          <w:ins w:id="272" w:author="Yuyong Kim" w:date="2026-05-10T00:00:00Z"/>
        </w:rPr>
      </w:pPr>
      <w:ins w:id="271" w:author="Yuyong Kim" w:date="2026-05-10T00:00:00Z">
        <w:r>
          <w:rPr>
            <w:b/>
            <w:bCs/>
          </w:rPr>
          <w:t xml:space="preserve">Coupling pair coverage. The cross-discipline coupling validation is limited to ten predefined domain pairs. Cross-discipline evidence is currently strongest in piping-vessel coupling (22 of 26 ablation detections) and should not yet be overgeneralized to all seven discipline pairs.</w:t>
        </w:r>
      </w:ins>
    </w:p>
    <w:p>
      <w:pPr>
        <w:pStyle w:val="Compact"/>
        <w:numPr>
          <w:ilvl w:val="0"/>
          <w:numId w:val="1003"/>
        </w:numPr>
        <w:rPr>
          <w:ins w:id="274" w:author="Yuyong Kim" w:date="2026-05-10T00:00:00Z"/>
        </w:rPr>
      </w:pPr>
      <w:ins w:id="273" w:author="Yuyong Kim" w:date="2026-05-10T00:00:00Z">
        <w:r>
          <w:rPr>
            <w:b/>
            <w:bCs/>
          </w:rPr>
          <w:t xml:space="preserve">Comparison scope. The reported comparisons are an industry-baseline comparison (“ASME/API pass = compliance complete”) and internal ablations; no third-party head-to-head against a comparable KOSHA-aware multi-discipline system exists because, to our knowledge, no such system has been published.</w:t>
        </w:r>
      </w:ins>
    </w:p>
    <w:p>
      <w:pPr>
        <w:pStyle w:val="Compact"/>
        <w:numPr>
          <w:ilvl w:val="0"/>
          <w:numId w:val="1003"/>
        </w:numPr>
        <w:rPr>
          <w:ins w:id="276" w:author="Yuyong Kim" w:date="2026-05-10T00:00:00Z"/>
        </w:rPr>
      </w:pPr>
      <w:ins w:id="275" w:author="Yuyong Kim" w:date="2026-05-10T00:00:00Z">
        <w:r>
          <w:rPr>
            <w:b/>
            <w:bCs/>
          </w:rPr>
          <w:t xml:space="preserve">Twelve omitted law-article rows. Twelve of 3,102 law-article rows were excluded from the index because their statutory body text was empty in the source API response. Triage of the twelve (outputs/kosha_missing_articles_report.md) finds four are repealed (삭제) provisions for which an empty body is expected and the row is correctly excluded from the searchable index; the remaining eight require a JS-rendered re-fetch from the National Law Information Center (law.go.kr/lsScJoRltInfoR.do returns a single-page-application shell rather than the article body, and the KOSHA Smart-search endpoint cannot retrieve these specific records by doc_id). A Playwright-based scraper or migration to an alternate KOSHA OpenAPI endpoint that exposes article bodies by doc_id is documented as the engineering follow-up; this is not a research limitation.</w:t>
        </w:r>
      </w:ins>
    </w:p>
    <w:p>
      <w:pPr>
        <w:pStyle w:val="Compact"/>
        <w:numPr>
          <w:ilvl w:val="0"/>
          <w:numId w:val="1003"/>
        </w:numPr>
        <w:rPr>
          <w:ins w:id="278" w:author="Yuyong Kim" w:date="2026-05-10T00:00:00Z"/>
        </w:rPr>
      </w:pPr>
      <w:ins w:id="277" w:author="Yuyong Kim" w:date="2026-05-10T00:00:00Z">
        <w:r>
          <w:rPr>
            <w:b/>
            <w:bCs/>
          </w:rPr>
          <w:t xml:space="preserve">Independent expert validation. The principal author has 12+ years of petrochemical EPC experience; calculation-engine rules and case construction encode that domain practice. Independent validation by a disjoint expert panel — for example, a blind review of system-flagged compliance gaps by external KOSHA PSM auditors — is left to future work and is required before any claim of inter-rater reliability can be made.</w:t>
        </w:r>
      </w:ins>
    </w:p>
    <w:p>
      <w:pPr>
        <w:pStyle w:val="Compact"/>
        <w:numPr>
          <w:ilvl w:val="0"/>
          <w:numId w:val="1003"/>
        </w:numPr>
        <w:rPr>
          <w:ins w:id="280" w:author="Yuyong Kim" w:date="2026-05-10T00:00:00Z"/>
        </w:rPr>
      </w:pPr>
      <w:ins w:id="279" w:author="Yuyong Kim" w:date="2026-05-10T00:00:00Z">
        <w:r>
          <w:rPr>
            <w:b/>
            <w:bCs/>
          </w:rPr>
          <w:t xml:space="preserve">Per-discipline accuracy is self-consistency, not external fidelity. The 1.0000 per-discipline accuracy in Appendix B.1 measures runtime conformance to expected outputs that were themselves generated by the same calculation engine. It is not external fidelity to a separately validated reference. The “implementation verification, not predictive validation” framing of §6.1 applies; field-data validation is documented under future research direction (1).</w:t>
        </w:r>
      </w:ins>
    </w:p>
    <w:p>
      <w:pPr>
        <w:pStyle w:val="FirstParagraph"/>
        <w:rPr>
          <w:ins w:id="282" w:author="Yuyong Kim" w:date="2026-05-10T00:00:00Z"/>
        </w:rPr>
      </w:pPr>
      <w:ins w:id="281" w:author="Yuyong Kim" w:date="2026-05-10T00:00:00Z">
        <w:r>
          <w:t xml:space="preserve">Future research directions include: (1) field pilot validation using real plant data — both design-phase engineering calculations and operating-plant inspection records — to calibrate synthetic thresholds and regulatory trigger conditions; (2) integration with RBI and HAZOP workflows to connect system outputs directly with existing PSM documentation; (3) transition to semantic vector search using a Korean embedding model in GPU-capable deployment environments; (4) systematic expansion of the cross-discipline coupling pair set beyond the current ten pairs; and (5) a dedicated prospective study comparing system-flagged regulatory obligations with the findings of independent KOSHA PSM auditors on the same plant package.</w:t>
        </w:r>
      </w:ins>
    </w:p>
    <w:p>
      <w:r>
        <w:pict>
          <v:rect style="width:0;height:1.5pt" o:hralign="center" o:hrstd="t" o:hr="t"/>
        </w:pict>
      </w:r>
    </w:p>
    <w:bookmarkEnd w:id="63"/>
    <w:bookmarkStart w:id="64" w:name="conclusion"/>
    <w:p>
      <w:pPr>
        <w:pStyle w:val="Heading2"/>
      </w:pPr>
      <w:r>
        <w:t xml:space="preserve">9. Conclusion</w:t>
      </w:r>
    </w:p>
    <w:p>
      <w:pPr>
        <w:pStyle w:val="FirstParagraph"/>
        <w:rPr>
          <w:ins w:id="284" w:author="Yuyong Kim" w:date="2026-05-10T00:00:00Z"/>
        </w:rPr>
      </w:pPr>
      <w:ins w:id="283" w:author="Yuyong Kim" w:date="2026-05-10T00:00:00Z">
        <w:r>
          <w:t xml:space="preserve">This paper has presented an integrated platform combining standards-based calculation engines for seven process plant engineering disciplines, a four-layer hybrid verification model, and a KOSHA regulatory RAG layer applicable across the full plant lifecycle from design through operation. All 220 synthetic golden cases pass end-to-end implementation verification. A 60-scenario cross-discipline ablation shows that enabling the validator increases blocking from 0/60 to 26/60 (+0.4333), with aligned-boundary and aligned-failure subsets rising from 0.0 to 1.0; the detected signal is concentrated in piping-vessel nozzle-margin coupling (22 of 26 detections) and remains exploratory in the other coupling families. A 50-query curated retrieval benchmark shows that enhanced regulatory retrieval improves Recall@1 from 0.4400 to 0.7400 (paired-bootstrap 95% CI [+0.14, +0.48]) and MRR@10 from 0.5744 to 0.7933 (paired CI [+0.09, +0.35]) over plain BM25; Recall@3 and Recall@5 each gain +0.12 with paired CIs that include zero ([−0.02, +0.26]) and are reported for completeness rather than as primary evidence. Three representative cases provide empirical evidence that the KOSHA RAG layer identifies jurisdiction compliance gaps structurally invisible to international-code-only calculation workflows; under the prevailing industry baseline, those same three cases yield 0/3 detections versus 3/3 for the proposed system. Case 3, in which Article 256 corrosion-prevention obligations are detected despite a full ASME/API calculation pass, clearly delineates the structural limitation of calculation-only engineering review.</w:t>
        </w:r>
      </w:ins>
    </w:p>
    <w:p>
      <w:pPr>
        <w:pStyle w:val="BodyText"/>
        <w:rPr>
          <w:ins w:id="286" w:author="Yuyong Kim" w:date="2026-05-10T00:00:00Z"/>
        </w:rPr>
      </w:pPr>
      <w:ins w:id="285" w:author="Yuyong Kim" w:date="2026-05-10T00:00:00Z">
        <w:r>
          <w:t xml:space="preserve">The framework is positioned as a compliance co-pilot for HAZOP, RBI, and digital-twin workflows, not as a replacement for them. Code, golden datasets, the curated benchmark, and the index manifest are publicly released under AGPL-3.0. Future work will focus on field pilot validation with real plant data, prospective comparison with independent KOSHA PSM auditors, transition to semantic vector search, and systematic expansion of the cross-discipline coupling pair set.</w:t>
        </w:r>
      </w:ins>
    </w:p>
    <w:p>
      <w:r>
        <w:pict>
          <v:rect style="width:0;height:1.5pt" o:hralign="center" o:hrstd="t" o:hr="t"/>
        </w:pict>
      </w:r>
    </w:p>
    <w:bookmarkEnd w:id="64"/>
    <w:bookmarkStart w:id="65" w:name="acknowledgements"/>
    <w:p>
      <w:pPr>
        <w:pStyle w:val="Heading2"/>
      </w:pPr>
      <w:r>
        <w:t xml:space="preserve">Acknowledgements</w:t>
      </w:r>
    </w:p>
    <w:p>
      <w:pPr>
        <w:pStyle w:val="FirstParagraph"/>
        <w:rPr>
          <w:ins w:id="288" w:author="Yuyong Kim" w:date="2026-05-10T00:00:00Z"/>
        </w:rPr>
      </w:pPr>
      <w:ins w:id="287" w:author="Yuyong Kim" w:date="2026-05-10T00:00:00Z">
        <w:r>
          <w:t xml:space="preserve">The author thanks the Korea Occupational Safety and Health Agency for maintaining open access to the KOSHA Smart-search and KOSHA Guide APIs, without which the regulatory corpus could not have been assembled.</w:t>
        </w:r>
      </w:ins>
    </w:p>
    <w:p>
      <w:r>
        <w:pict>
          <v:rect style="width:0;height:1.5pt" o:hralign="center" o:hrstd="t" o:hr="t"/>
        </w:pict>
      </w:r>
    </w:p>
    <w:bookmarkEnd w:id="65"/>
    <w:bookmarkStart w:id="66" w:name="credit-authorship-contribution-statement"/>
    <w:p>
      <w:pPr>
        <w:pStyle w:val="Heading2"/>
      </w:pPr>
      <w:r>
        <w:t xml:space="preserve">CRediT authorship contribution statement</w:t>
      </w:r>
    </w:p>
    <w:p>
      <w:pPr>
        <w:pStyle w:val="FirstParagraph"/>
      </w:pPr>
      <w:r>
        <w:t xml:space="preserve">Yuyong Kim: Conceptualization, Methodology, Software, Validation, Formal analysis, Investigation, Data curation, </w:t>
      </w:r>
      <w:ins w:id="289" w:author="Yuyong Kim" w:date="2026-05-10T00:00:00Z">
        <w:r>
          <w:t xml:space="preserve">Visualization, </w:t>
        </w:r>
      </w:ins>
      <w:r>
        <w:t xml:space="preserve">Writing </w:t>
      </w:r>
      <w:del w:id="290" w:author="Yuyong Kim" w:date="2026-05-10T00:00:00Z">
        <w:r>
          <w:delText xml:space="preserve">–</w:delText>
        </w:r>
      </w:del>
      <w:ins w:id="291" w:author="Yuyong Kim" w:date="2026-05-10T00:00:00Z">
        <w:r>
          <w:t xml:space="preserve">-</w:t>
        </w:r>
      </w:ins>
      <w:r>
        <w:t xml:space="preserve"> original draft, Writing </w:t>
      </w:r>
      <w:del w:id="292" w:author="Yuyong Kim" w:date="2026-05-10T00:00:00Z">
        <w:r>
          <w:delText xml:space="preserve">–</w:delText>
        </w:r>
      </w:del>
      <w:ins w:id="293" w:author="Yuyong Kim" w:date="2026-05-10T00:00:00Z">
        <w:r>
          <w:t xml:space="preserve">-</w:t>
        </w:r>
      </w:ins>
      <w:r>
        <w:t xml:space="preserve"> review </w:t>
      </w:r>
      <w:del w:id="294" w:author="Yuyong Kim" w:date="2026-05-10T00:00:00Z">
        <w:r>
          <w:delText xml:space="preserve">&amp;</w:delText>
        </w:r>
      </w:del>
      <w:ins w:id="295" w:author="Yuyong Kim" w:date="2026-05-10T00:00:00Z">
        <w:r>
          <w:t xml:space="preserve">and</w:t>
        </w:r>
      </w:ins>
      <w:r>
        <w:t xml:space="preserve"> editing</w:t>
      </w:r>
      <w:del w:id="296" w:author="Yuyong Kim" w:date="2026-05-10T00:00:00Z">
        <w:r>
          <w:delText xml:space="preserve">, Visualization</w:delText>
        </w:r>
      </w:del>
      <w:r>
        <w:t xml:space="preserve">.</w:t>
      </w:r>
    </w:p>
    <w:p>
      <w:r>
        <w:pict>
          <v:rect style="width:0;height:1.5pt" o:hralign="center" o:hrstd="t" o:hr="t"/>
        </w:pict>
      </w:r>
    </w:p>
    <w:bookmarkEnd w:id="66"/>
    <w:bookmarkStart w:id="67" w:name="funding"/>
    <w:p>
      <w:pPr>
        <w:pStyle w:val="Heading2"/>
      </w:pPr>
      <w:r>
        <w:t xml:space="preserve">Funding</w:t>
      </w:r>
    </w:p>
    <w:p>
      <w:pPr>
        <w:pStyle w:val="FirstParagraph"/>
        <w:rPr>
          <w:ins w:id="298" w:author="Yuyong Kim" w:date="2026-05-10T00:00:00Z"/>
        </w:rPr>
      </w:pPr>
      <w:ins w:id="297" w:author="Yuyong Kim" w:date="2026-05-10T00:00:00Z">
        <w:r>
          <w:t xml:space="preserve">This research did not receive any specific grant from funding agencies in the public, commercial, or not-for-profit sectors.</w:t>
        </w:r>
      </w:ins>
    </w:p>
    <w:p>
      <w:r>
        <w:pict>
          <v:rect style="width:0;height:1.5pt" o:hralign="center" o:hrstd="t" o:hr="t"/>
        </w:pict>
      </w:r>
    </w:p>
    <w:bookmarkEnd w:id="67"/>
    <w:bookmarkStart w:id="69" w:name="code-and-data-availability"/>
    <w:p>
      <w:pPr>
        <w:pStyle w:val="Heading2"/>
      </w:pPr>
      <w:r>
        <w:t xml:space="preserve">Code and Data Availability</w:t>
      </w:r>
    </w:p>
    <w:p>
      <w:pPr>
        <w:pStyle w:val="FirstParagraph"/>
        <w:rPr>
          <w:ins w:id="300" w:author="Yuyong Kim" w:date="2026-05-10T00:00:00Z"/>
        </w:rPr>
      </w:pPr>
      <w:ins w:id="299" w:author="Yuyong Kim" w:date="2026-05-10T00:00:00Z">
        <w:r>
          <w:t xml:space="preserve">Source code, golden datasets, the 60-scenario ablation set, the 50-query curated retrieval benchmark, the SQLite FTS5 index manifest, and the orchestration scripts are publicly released under the AGPL-3.0 license at https://github.com/yuyongkim/did-you-check-kosha (revision tag: jlp-revised-v2). A detailed code-to-paper mapping is provided in docs/publication/CODE_MAP.md, and the paper source aligned to this release is docs/publication/submissions_EPC/jlp_revision_2026-05-08/_archive/PAPER_JLP_REVISED_v3.md. The KOSHA regulatory snapshot was harvested on 2026-02-28 (UTC); the manifest is at datasets/kosha/manifest.json.</w:t>
        </w:r>
      </w:ins>
    </w:p>
    <w:p>
      <w:r>
        <w:pict>
          <v:rect style="width:0;height:1.5pt" o:hralign="center" o:hrstd="t" o:hr="t"/>
        </w:pict>
      </w:r>
    </w:p>
    <w:bookmarkEnd w:id="69"/>
    <w:bookmarkStart w:id="70" w:name="acronyms"/>
    <w:p>
      <w:pPr>
        <w:pStyle w:val="Heading2"/>
      </w:pPr>
      <w:r>
        <w:t xml:space="preserve">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Expansion</w:t>
            </w:r>
          </w:p>
        </w:tc>
      </w:tr>
      <w:tr>
        <w:tc>
          <w:tcPr/>
          <w:p>
            <w:pPr>
              <w:pStyle w:val="Compact"/>
            </w:pPr>
            <w:r>
              <w:t xml:space="preserve">ACI</w:t>
            </w:r>
          </w:p>
        </w:tc>
        <w:tc>
          <w:tcPr/>
          <w:p>
            <w:pPr>
              <w:pStyle w:val="Compact"/>
            </w:pPr>
            <w:r>
              <w:t xml:space="preserve">American Concrete Institute</w:t>
            </w:r>
          </w:p>
        </w:tc>
      </w:tr>
      <w:tr>
        <w:tc>
          <w:tcPr/>
          <w:p>
            <w:pPr>
              <w:pStyle w:val="Compact"/>
            </w:pPr>
            <w:r>
              <w:t xml:space="preserve">AGPL</w:t>
            </w:r>
          </w:p>
        </w:tc>
        <w:tc>
          <w:tcPr/>
          <w:p>
            <w:pPr>
              <w:pStyle w:val="Compact"/>
            </w:pPr>
            <w:r>
              <w:t xml:space="preserve">Affero General Public License</w:t>
            </w:r>
          </w:p>
        </w:tc>
      </w:tr>
      <w:tr>
        <w:tc>
          <w:tcPr/>
          <w:p>
            <w:pPr>
              <w:pStyle w:val="Compact"/>
            </w:pPr>
            <w:r>
              <w:t xml:space="preserve">AISC</w:t>
            </w:r>
          </w:p>
        </w:tc>
        <w:tc>
          <w:tcPr/>
          <w:p>
            <w:pPr>
              <w:pStyle w:val="Compact"/>
            </w:pPr>
            <w:r>
              <w:t xml:space="preserve">American Institute of Steel Construction</w:t>
            </w:r>
          </w:p>
        </w:tc>
      </w:tr>
      <w:tr>
        <w:tc>
          <w:tcPr/>
          <w:p>
            <w:pPr>
              <w:pStyle w:val="Compact"/>
            </w:pPr>
            <w:r>
              <w:t xml:space="preserve">API</w:t>
            </w:r>
          </w:p>
        </w:tc>
        <w:tc>
          <w:tcPr/>
          <w:p>
            <w:pPr>
              <w:pStyle w:val="Compact"/>
            </w:pPr>
            <w:r>
              <w:t xml:space="preserve">American Petroleum Institute</w:t>
            </w:r>
          </w:p>
        </w:tc>
      </w:tr>
      <w:tr>
        <w:tc>
          <w:tcPr/>
          <w:p>
            <w:pPr>
              <w:pStyle w:val="Compact"/>
            </w:pPr>
            <w:r>
              <w:t xml:space="preserve">ASME</w:t>
            </w:r>
          </w:p>
        </w:tc>
        <w:tc>
          <w:tcPr/>
          <w:p>
            <w:pPr>
              <w:pStyle w:val="Compact"/>
            </w:pPr>
            <w:r>
              <w:t xml:space="preserve">American Society of Mechanical Engineers</w:t>
            </w:r>
          </w:p>
        </w:tc>
      </w:tr>
      <w:tr>
        <w:tc>
          <w:tcPr/>
          <w:p>
            <w:pPr>
              <w:pStyle w:val="Compact"/>
            </w:pPr>
            <w:r>
              <w:t xml:space="preserve">BM25</w:t>
            </w:r>
          </w:p>
        </w:tc>
        <w:tc>
          <w:tcPr/>
          <w:p>
            <w:pPr>
              <w:pStyle w:val="Compact"/>
            </w:pPr>
            <w:r>
              <w:t xml:space="preserve">Best Matching 25 (probabilistic ranking function)</w:t>
            </w:r>
          </w:p>
        </w:tc>
      </w:tr>
      <w:tr>
        <w:tc>
          <w:tcPr/>
          <w:p>
            <w:pPr>
              <w:pStyle w:val="Compact"/>
            </w:pPr>
            <w:r>
              <w:t xml:space="preserve">CR</w:t>
            </w:r>
          </w:p>
        </w:tc>
        <w:tc>
          <w:tcPr/>
          <w:p>
            <w:pPr>
              <w:pStyle w:val="Compact"/>
            </w:pPr>
            <w:r>
              <w:t xml:space="preserve">Corrosion Rate</w:t>
            </w:r>
          </w:p>
        </w:tc>
      </w:tr>
      <w:tr>
        <w:tc>
          <w:tcPr/>
          <w:p>
            <w:pPr>
              <w:pStyle w:val="Compact"/>
            </w:pPr>
            <w:r>
              <w:t xml:space="preserve">EPC</w:t>
            </w:r>
          </w:p>
        </w:tc>
        <w:tc>
          <w:tcPr/>
          <w:p>
            <w:pPr>
              <w:pStyle w:val="Compact"/>
            </w:pPr>
            <w:r>
              <w:t xml:space="preserve">Engineering, Procurement, and Construction</w:t>
            </w:r>
          </w:p>
        </w:tc>
      </w:tr>
      <w:tr>
        <w:tc>
          <w:tcPr/>
          <w:p>
            <w:pPr>
              <w:pStyle w:val="Compact"/>
            </w:pPr>
            <w:r>
              <w:t xml:space="preserve">FFS</w:t>
            </w:r>
          </w:p>
        </w:tc>
        <w:tc>
          <w:tcPr/>
          <w:p>
            <w:pPr>
              <w:pStyle w:val="Compact"/>
            </w:pPr>
            <w:r>
              <w:t xml:space="preserve">Fitness-For-Service (per API 579-1/ASME FFS-1)</w:t>
            </w:r>
          </w:p>
        </w:tc>
      </w:tr>
      <w:tr>
        <w:tc>
          <w:tcPr/>
          <w:p>
            <w:pPr>
              <w:pStyle w:val="Compact"/>
            </w:pPr>
            <w:r>
              <w:t xml:space="preserve">FTS5</w:t>
            </w:r>
          </w:p>
        </w:tc>
        <w:tc>
          <w:tcPr/>
          <w:p>
            <w:pPr>
              <w:pStyle w:val="Compact"/>
            </w:pPr>
            <w:r>
              <w:t xml:space="preserve">Full-Text Search v5 (SQLite)</w:t>
            </w:r>
          </w:p>
        </w:tc>
      </w:tr>
      <w:tr>
        <w:tc>
          <w:tcPr/>
          <w:p>
            <w:pPr>
              <w:pStyle w:val="Compact"/>
            </w:pPr>
            <w:r>
              <w:t xml:space="preserve">HAZOP</w:t>
            </w:r>
          </w:p>
        </w:tc>
        <w:tc>
          <w:tcPr/>
          <w:p>
            <w:pPr>
              <w:pStyle w:val="Compact"/>
            </w:pPr>
            <w:r>
              <w:t xml:space="preserve">Hazard and Operability Study</w:t>
            </w:r>
          </w:p>
        </w:tc>
      </w:tr>
      <w:tr>
        <w:tc>
          <w:tcPr/>
          <w:p>
            <w:pPr>
              <w:pStyle w:val="Compact"/>
            </w:pPr>
            <w:r>
              <w:t xml:space="preserve">IEC</w:t>
            </w:r>
          </w:p>
        </w:tc>
        <w:tc>
          <w:tcPr/>
          <w:p>
            <w:pPr>
              <w:pStyle w:val="Compact"/>
            </w:pPr>
            <w:r>
              <w:t xml:space="preserve">International Electrotechnical Commission</w:t>
            </w:r>
          </w:p>
        </w:tc>
      </w:tr>
      <w:tr>
        <w:tc>
          <w:tcPr/>
          <w:p>
            <w:pPr>
              <w:pStyle w:val="Compact"/>
            </w:pPr>
            <w:r>
              <w:t xml:space="preserve">IEEE</w:t>
            </w:r>
          </w:p>
        </w:tc>
        <w:tc>
          <w:tcPr/>
          <w:p>
            <w:pPr>
              <w:pStyle w:val="Compact"/>
            </w:pPr>
            <w:r>
              <w:t xml:space="preserve">Institute of Electrical and Electronics Engineers</w:t>
            </w:r>
          </w:p>
        </w:tc>
      </w:tr>
      <w:tr>
        <w:tc>
          <w:tcPr/>
          <w:p>
            <w:pPr>
              <w:pStyle w:val="Compact"/>
            </w:pPr>
            <w:r>
              <w:t xml:space="preserve">KOSHA</w:t>
            </w:r>
          </w:p>
        </w:tc>
        <w:tc>
          <w:tcPr/>
          <w:p>
            <w:pPr>
              <w:pStyle w:val="Compact"/>
            </w:pPr>
            <w:r>
              <w:t xml:space="preserve">Korea Occupational Safety and Health Agency</w:t>
            </w:r>
          </w:p>
        </w:tc>
      </w:tr>
      <w:tr>
        <w:tc>
          <w:tcPr/>
          <w:p>
            <w:pPr>
              <w:pStyle w:val="Compact"/>
            </w:pPr>
            <w:r>
              <w:t xml:space="preserve">LLM</w:t>
            </w:r>
          </w:p>
        </w:tc>
        <w:tc>
          <w:tcPr/>
          <w:p>
            <w:pPr>
              <w:pStyle w:val="Compact"/>
            </w:pPr>
            <w:r>
              <w:t xml:space="preserve">Large Language Model</w:t>
            </w:r>
          </w:p>
        </w:tc>
      </w:tr>
      <w:tr>
        <w:tc>
          <w:tcPr/>
          <w:p>
            <w:pPr>
              <w:pStyle w:val="Compact"/>
            </w:pPr>
            <w:r>
              <w:t xml:space="preserve">MRR</w:t>
            </w:r>
          </w:p>
        </w:tc>
        <w:tc>
          <w:tcPr/>
          <w:p>
            <w:pPr>
              <w:pStyle w:val="Compact"/>
            </w:pPr>
            <w:r>
              <w:t xml:space="preserve">Mean Reciprocal Rank</w:t>
            </w:r>
          </w:p>
        </w:tc>
      </w:tr>
      <w:tr>
        <w:tc>
          <w:tcPr/>
          <w:p>
            <w:pPr>
              <w:pStyle w:val="Compact"/>
            </w:pPr>
            <w:r>
              <w:t xml:space="preserve">PSM</w:t>
            </w:r>
          </w:p>
        </w:tc>
        <w:tc>
          <w:tcPr/>
          <w:p>
            <w:pPr>
              <w:pStyle w:val="Compact"/>
            </w:pPr>
            <w:r>
              <w:t xml:space="preserve">Process Safety Management</w:t>
            </w:r>
          </w:p>
        </w:tc>
      </w:tr>
      <w:tr>
        <w:tc>
          <w:tcPr/>
          <w:p>
            <w:pPr>
              <w:pStyle w:val="Compact"/>
            </w:pPr>
            <w:r>
              <w:t xml:space="preserve">RAG</w:t>
            </w:r>
          </w:p>
        </w:tc>
        <w:tc>
          <w:tcPr/>
          <w:p>
            <w:pPr>
              <w:pStyle w:val="Compact"/>
            </w:pPr>
            <w:r>
              <w:t xml:space="preserve">Retrieval-Augmented Generation</w:t>
            </w:r>
          </w:p>
        </w:tc>
      </w:tr>
      <w:tr>
        <w:tc>
          <w:tcPr/>
          <w:p>
            <w:pPr>
              <w:pStyle w:val="Compact"/>
            </w:pPr>
            <w:r>
              <w:t xml:space="preserve">RBI</w:t>
            </w:r>
          </w:p>
        </w:tc>
        <w:tc>
          <w:tcPr/>
          <w:p>
            <w:pPr>
              <w:pStyle w:val="Compact"/>
            </w:pPr>
            <w:r>
              <w:t xml:space="preserve">Risk-Based Inspection</w:t>
            </w:r>
          </w:p>
        </w:tc>
      </w:tr>
      <w:tr>
        <w:tc>
          <w:tcPr/>
          <w:p>
            <w:pPr>
              <w:pStyle w:val="Compact"/>
            </w:pPr>
            <w:r>
              <w:t xml:space="preserve">RL</w:t>
            </w:r>
          </w:p>
        </w:tc>
        <w:tc>
          <w:tcPr/>
          <w:p>
            <w:pPr>
              <w:pStyle w:val="Compact"/>
            </w:pPr>
            <w:r>
              <w:t xml:space="preserve">Remaining Life</w:t>
            </w:r>
          </w:p>
        </w:tc>
      </w:tr>
    </w:tbl>
    <w:bookmarkEnd w:id="70"/>
    <w:bookmarkStart w:id="71" w:name="key-definitions"/>
    <w:p>
      <w:pPr>
        <w:pStyle w:val="Heading2"/>
      </w:pPr>
      <w:r>
        <w:t xml:space="preserve">Key Definitions</w:t>
      </w:r>
    </w:p>
    <w:p>
      <w:pPr>
        <w:pStyle w:val="Compact"/>
        <w:numPr>
          <w:ilvl w:val="0"/>
          <w:numId w:val="1004"/>
        </w:numPr>
        <w:rPr>
          <w:ins w:id="302" w:author="Yuyong Kim" w:date="2026-05-10T00:00:00Z"/>
        </w:rPr>
      </w:pPr>
      <w:ins w:id="301" w:author="Yuyong Kim" w:date="2026-05-10T00:00:00Z">
        <w:r>
          <w:rPr>
            <w:b/>
            <w:bCs/>
          </w:rPr>
          <w:t xml:space="preserve">Jurisdiction compliance gap — the set of regulatory obligations imposed by national statute or agency guideline (here, Korean PSM law and KOSHA technical guidelines) that are structurally absent from international engineering code calculations, such that a system may be technically code-compliant while remaining legally non-compliant under the applicable local jurisdiction (§7.1).</w:t>
        </w:r>
      </w:ins>
    </w:p>
    <w:p>
      <w:pPr>
        <w:pStyle w:val="Compact"/>
        <w:numPr>
          <w:ilvl w:val="0"/>
          <w:numId w:val="1004"/>
        </w:numPr>
        <w:rPr>
          <w:ins w:id="304" w:author="Yuyong Kim" w:date="2026-05-10T00:00:00Z"/>
        </w:rPr>
      </w:pPr>
      <w:ins w:id="303" w:author="Yuyong Kim" w:date="2026-05-10T00:00:00Z">
        <w:r>
          <w:rPr>
            <w:b/>
            <w:bCs/>
          </w:rPr>
          <w:t xml:space="preserve">K-voting — a Layer-2 verification mechanism in which K=3 calculation paths execute in parallel using deliberately varied numerical strategies, with maximum relative deviation among outputs constrained to ≤ 1%; failure invokes a tiebreaker and, on persistence, raises a no_consensus flag (§5.2, §5.4).</w:t>
        </w:r>
      </w:ins>
    </w:p>
    <w:p>
      <w:pPr>
        <w:pStyle w:val="Compact"/>
        <w:numPr>
          <w:ilvl w:val="0"/>
          <w:numId w:val="1004"/>
        </w:numPr>
        <w:rPr>
          <w:ins w:id="306" w:author="Yuyong Kim" w:date="2026-05-10T00:00:00Z"/>
        </w:rPr>
      </w:pPr>
      <w:ins w:id="305" w:author="Yuyong Kim" w:date="2026-05-10T00:00:00Z">
        <w:r>
          <w:rPr>
            <w:b/>
            <w:bCs/>
          </w:rPr>
          <w:t xml:space="preserve">Coupling validation — the cross-discipline check across ten predefined domain pairs that fires when an output of one discipline crosses a coupling threshold defined relative to another (e.g., piping reaction force vs vessel nozzle allowable; foundation settlement vs rotating-equipment alignment tolerance) (§5.3).</w:t>
        </w:r>
      </w:ins>
    </w:p>
    <w:p>
      <w:pPr>
        <w:pStyle w:val="Compact"/>
        <w:numPr>
          <w:ilvl w:val="0"/>
          <w:numId w:val="1004"/>
        </w:numPr>
        <w:rPr>
          <w:ins w:id="308" w:author="Yuyong Kim" w:date="2026-05-10T00:00:00Z"/>
        </w:rPr>
      </w:pPr>
      <w:ins w:id="307" w:author="Yuyong Kim" w:date="2026-05-10T00:00:00Z">
        <w:r>
          <w:rPr>
            <w:b/>
            <w:bCs/>
          </w:rPr>
          <w:t xml:space="preserve">Implementation verification — confirmation that the system faithfully encodes the standards and rules it claims to implement, evaluated against cases derived from the same standards. Distinguished from predictive validation, which would require performance assessment against independently sourced field data (§6.1).</w:t>
        </w:r>
      </w:ins>
    </w:p>
    <w:p>
      <w:pPr>
        <w:pStyle w:val="Compact"/>
        <w:numPr>
          <w:ilvl w:val="0"/>
          <w:numId w:val="1004"/>
        </w:numPr>
        <w:rPr>
          <w:ins w:id="310" w:author="Yuyong Kim" w:date="2026-05-10T00:00:00Z"/>
        </w:rPr>
      </w:pPr>
      <w:ins w:id="309" w:author="Yuyong Kim" w:date="2026-05-10T00:00:00Z">
        <w:r>
          <w:rPr>
            <w:b/>
            <w:bCs/>
          </w:rPr>
          <w:t xml:space="preserve">Compliance co-pilot — operating mode in which the system supports, but does not replace, established methods (HAZOP, RBI, Digital Twin) by adding jurisdiction-specific regulatory obligations at four touchpoints (before HAZOP, design review, RBI, digital-twin operation) (§7.2).</w:t>
        </w:r>
      </w:ins>
    </w:p>
    <w:p>
      <w:pPr>
        <w:pStyle w:val="Compact"/>
        <w:numPr>
          <w:ilvl w:val="0"/>
          <w:numId w:val="1004"/>
        </w:numPr>
        <w:rPr>
          <w:ins w:id="312" w:author="Yuyong Kim" w:date="2026-05-10T00:00:00Z"/>
        </w:rPr>
      </w:pPr>
      <w:ins w:id="311" w:author="Yuyong Kim" w:date="2026-05-10T00:00:00Z">
        <w:r>
          <w:rPr>
            <w:b/>
            <w:bCs/>
          </w:rPr>
          <w:t xml:space="preserve">Mandatory vs Guidance — regulatory class label attached to each retrieved KOSHA passage; mandatory = provisions of the Act, Enforcement Decree, or Rules on Occupational Safety and Health Standards; guidance = KOSHA technical guidelines (§4.3).</w:t>
        </w:r>
      </w:ins>
    </w:p>
    <w:p>
      <w:r>
        <w:pict>
          <v:rect style="width:0;height:1.5pt" o:hralign="center" o:hrstd="t" o:hr="t"/>
        </w:pict>
      </w:r>
    </w:p>
    <w:bookmarkEnd w:id="71"/>
    <w:bookmarkStart w:id="78" w:name="Xf7593ce4684074ce65ff0d167cd4ddc6b698f52"/>
    <w:p>
      <w:pPr>
        <w:pStyle w:val="Heading2"/>
      </w:pPr>
      <w:r>
        <w:t xml:space="preserve">Appendix A. Real-Plant Pipeline-Execution Evidence (VES-REAL-001)</w:t>
      </w:r>
    </w:p>
    <w:bookmarkStart w:id="72" w:name="a.1-anonymisation-policy-and-provenance"/>
    <w:p>
      <w:pPr>
        <w:pStyle w:val="Heading3"/>
      </w:pPr>
      <w:r>
        <w:t xml:space="preserve">A.1 Anonymisation policy and provenance</w:t>
      </w:r>
    </w:p>
    <w:p>
      <w:pPr>
        <w:pStyle w:val="FirstParagraph"/>
        <w:rPr>
          <w:ins w:id="314" w:author="Yuyong Kim" w:date="2026-05-10T00:00:00Z"/>
        </w:rPr>
      </w:pPr>
      <w:ins w:id="313" w:author="Yuyong Kim" w:date="2026-05-10T00:00:00Z">
        <w:r>
          <w:t xml:space="preserve">This appendix exercises the proposed framework against a real engineering data sheet drawn from an operating petrochemical project. All client, contractor, licensor, personnel, location, project-name, document-ID, and equipment-tag identifiers were stripped before the data sheet was carried into this manuscript or any version-controlled artefact in the repository. The case is referred to throughout this paper, the supporting scripts, and the JSON/Markdown evidence files only as VES-REAL-001. The technical specifications below — material, design and operating pressures and temperatures, dimensions, corrosion allowance, joint-efficiency assumption, fluid specific gravity — are reproduced as supplied by the data sheet and contain no information that could re-identify the source plant, vendor, or design house. No image, watermark, page header, or layout fragment from the source PDF has been embedded in this manuscript. The source PDF itself is retained outside the publication tree (docs/publication/submissions_EPC/Plant_data/, not part of the version-controlled paper bundle) and is not redistributed.</w:t>
        </w:r>
      </w:ins>
    </w:p>
    <w:bookmarkEnd w:id="72"/>
    <w:bookmarkStart w:id="73" w:name="a.2-anonymised-vessel-specification"/>
    <w:p>
      <w:pPr>
        <w:pStyle w:val="Heading3"/>
      </w:pPr>
      <w:r>
        <w:t xml:space="preserve">A.2 Anonymised vessel specification</w:t>
      </w:r>
    </w:p>
    <w:p>
      <w:pPr>
        <w:pStyle w:val="FirstParagraph"/>
        <w:rPr>
          <w:ins w:id="316" w:author="Yuyong Kim" w:date="2026-05-10T00:00:00Z"/>
        </w:rPr>
      </w:pPr>
      <w:ins w:id="315" w:author="Yuyong Kim" w:date="2026-05-10T00:00:00Z">
        <w:r>
          <w:t xml:space="preserve">The vessel under test is a cryogenic flare knockout drum.</w:t>
        </w:r>
      </w:ins>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Service</w:t>
            </w:r>
          </w:p>
        </w:tc>
        <w:tc>
          <w:tcPr/>
          <w:p>
            <w:pPr>
              <w:pStyle w:val="Compact"/>
            </w:pPr>
            <w:r>
              <w:t xml:space="preserve">cryogenic flare knockout drum (anonymised real-plant)</w:t>
            </w:r>
          </w:p>
        </w:tc>
      </w:tr>
      <w:tr>
        <w:tc>
          <w:tcPr/>
          <w:p>
            <w:pPr>
              <w:pStyle w:val="Compact"/>
            </w:pPr>
            <w:r>
              <w:t xml:space="preserve">Material — shell and heads</w:t>
            </w:r>
          </w:p>
        </w:tc>
        <w:tc>
          <w:tcPr/>
          <w:p>
            <w:pPr>
              <w:pStyle w:val="Compact"/>
            </w:pPr>
            <w:r>
              <w:t xml:space="preserve">SA-240 Type 304/304L (austenitic stainless, dual-cert)</w:t>
            </w:r>
          </w:p>
        </w:tc>
      </w:tr>
      <w:tr>
        <w:tc>
          <w:tcPr/>
          <w:p>
            <w:pPr>
              <w:pStyle w:val="Compact"/>
            </w:pPr>
            <w:r>
              <w:t xml:space="preserve">Design pressure</w:t>
            </w:r>
          </w:p>
        </w:tc>
        <w:tc>
          <w:tcPr/>
          <w:p>
            <w:pPr>
              <w:pStyle w:val="Compact"/>
            </w:pPr>
            <w:r>
              <w:t xml:space="preserve">3.5 kg/cm²(g) ≈ 0.343 MPa(g)</w:t>
            </w:r>
            <w:r>
              <w:t xml:space="preserve"> </w:t>
            </w:r>
            <w:r>
              <w:rPr>
                <w:b/>
                <w:bCs/>
              </w:rPr>
              <w:t xml:space="preserve">and Full Vacuum</w:t>
            </w:r>
          </w:p>
        </w:tc>
      </w:tr>
      <w:tr>
        <w:tc>
          <w:tcPr/>
          <w:p>
            <w:pPr>
              <w:pStyle w:val="Compact"/>
            </w:pPr>
            <w:r>
              <w:t xml:space="preserve">Design temperature</w:t>
            </w:r>
          </w:p>
        </w:tc>
        <w:tc>
          <w:tcPr/>
          <w:p>
            <w:pPr>
              <w:pStyle w:val="Compact"/>
            </w:pPr>
            <w:r>
              <w:t xml:space="preserve">190 °C / -190 °C (dual range)</w:t>
            </w:r>
          </w:p>
        </w:tc>
      </w:tr>
      <w:tr>
        <w:tc>
          <w:tcPr/>
          <w:p>
            <w:pPr>
              <w:pStyle w:val="Compact"/>
            </w:pPr>
            <w:r>
              <w:t xml:space="preserve">Operating P / T</w:t>
            </w:r>
          </w:p>
        </w:tc>
        <w:tc>
          <w:tcPr/>
          <w:p>
            <w:pPr>
              <w:pStyle w:val="Compact"/>
            </w:pPr>
            <w:r>
              <w:t xml:space="preserve">1.5 kg/cm²(g) / 15.3 °C / -90.5 °C</w:t>
            </w:r>
          </w:p>
        </w:tc>
      </w:tr>
      <w:tr>
        <w:tc>
          <w:tcPr/>
          <w:p>
            <w:pPr>
              <w:pStyle w:val="Compact"/>
            </w:pPr>
            <w:r>
              <w:t xml:space="preserve">Inside diameter</w:t>
            </w:r>
          </w:p>
        </w:tc>
        <w:tc>
          <w:tcPr/>
          <w:p>
            <w:pPr>
              <w:pStyle w:val="Compact"/>
            </w:pPr>
            <w:r>
              <w:t xml:space="preserve">5,000 mm (R = 2,500 mm)</w:t>
            </w:r>
          </w:p>
        </w:tc>
      </w:tr>
      <w:tr>
        <w:tc>
          <w:tcPr/>
          <w:p>
            <w:pPr>
              <w:pStyle w:val="Compact"/>
            </w:pPr>
            <w:r>
              <w:t xml:space="preserve">Tangent-to-tangent length</w:t>
            </w:r>
          </w:p>
        </w:tc>
        <w:tc>
          <w:tcPr/>
          <w:p>
            <w:pPr>
              <w:pStyle w:val="Compact"/>
            </w:pPr>
            <w:r>
              <w:t xml:space="preserve">20,400 mm</w:t>
            </w:r>
          </w:p>
        </w:tc>
      </w:tr>
      <w:tr>
        <w:tc>
          <w:tcPr/>
          <w:p>
            <w:pPr>
              <w:pStyle w:val="Compact"/>
            </w:pPr>
            <w:r>
              <w:t xml:space="preserve">Corrosion allowance</w:t>
            </w:r>
          </w:p>
        </w:tc>
        <w:tc>
          <w:tcPr/>
          <w:p>
            <w:pPr>
              <w:pStyle w:val="Compact"/>
            </w:pPr>
            <w:r>
              <w:t xml:space="preserve">NIL (0 mm)</w:t>
            </w:r>
          </w:p>
        </w:tc>
      </w:tr>
      <w:tr>
        <w:tc>
          <w:tcPr/>
          <w:p>
            <w:pPr>
              <w:pStyle w:val="Compact"/>
            </w:pPr>
            <w:r>
              <w:t xml:space="preserve">Joint efficiency</w:t>
            </w:r>
          </w:p>
        </w:tc>
        <w:tc>
          <w:tcPr/>
          <w:p>
            <w:pPr>
              <w:pStyle w:val="Compact"/>
            </w:pPr>
            <w:r>
              <w:rPr>
                <w:b/>
                <w:bCs/>
              </w:rPr>
              <w:t xml:space="preserve">Not stated on the data sheet — assumed E = 1.0</w:t>
            </w:r>
            <w:r>
              <w:t xml:space="preserve"> </w:t>
            </w:r>
            <w:r>
              <w:t xml:space="preserve">corresponding to full radiography per ASME Section VIII Div.1 UW-12, conventional for flare-service vessels (assumption explicit; see §A.4)</w:t>
            </w:r>
          </w:p>
        </w:tc>
      </w:tr>
      <w:tr>
        <w:tc>
          <w:tcPr/>
          <w:p>
            <w:pPr>
              <w:pStyle w:val="Compact"/>
            </w:pPr>
            <w:r>
              <w:t xml:space="preserve">Liquid specific gravity</w:t>
            </w:r>
          </w:p>
        </w:tc>
        <w:tc>
          <w:tcPr/>
          <w:p>
            <w:pPr>
              <w:pStyle w:val="Compact"/>
            </w:pPr>
            <w:r>
              <w:t xml:space="preserve">0.61</w:t>
            </w:r>
          </w:p>
        </w:tc>
      </w:tr>
    </w:tbl>
    <w:p>
      <w:pPr>
        <w:pStyle w:val="BodyText"/>
        <w:rPr>
          <w:ins w:id="318" w:author="Yuyong Kim" w:date="2026-05-10T00:00:00Z"/>
        </w:rPr>
      </w:pPr>
      <w:ins w:id="317" w:author="Yuyong Kim" w:date="2026-05-10T00:00:00Z">
        <w:r>
          <w:rPr>
            <w:b/>
            <w:bCs/>
          </w:rPr>
          <w:t xml:space="preserve">Source of all numbers below: outputs/real_case_ves001_rag.json produced by scripts/run_real_case_ves001_rag.py. No number in this appendix has been edited by hand.</w:t>
        </w:r>
      </w:ins>
    </w:p>
    <w:bookmarkEnd w:id="73"/>
    <w:bookmarkStart w:id="74" w:name="a.3-calculation-engine-output"/>
    <w:p>
      <w:pPr>
        <w:pStyle w:val="Heading3"/>
      </w:pPr>
      <w:r>
        <w:t xml:space="preserve">A.3 Calculation-engine output</w:t>
      </w:r>
    </w:p>
    <w:p>
      <w:pPr>
        <w:pStyle w:val="FirstParagraph"/>
        <w:rPr>
          <w:ins w:id="320" w:author="Yuyong Kim" w:date="2026-05-10T00:00:00Z"/>
        </w:rPr>
      </w:pPr>
      <w:ins w:id="319" w:author="Yuyong Kim" w:date="2026-05-10T00:00:00Z">
        <w:r>
          <w:t xml:space="preserve">The cryogenic side (-190 °C) is outside the input-validation range of the deployed Layer-1 schema (-50 °C ≤ design_temperature_c ≤ 650 °C). The full four-layer engine is therefore run on the +190 °C side; the cryogenic side is treated by directly invoking the underlying ASME Section VIII Div.1 UG-27 routine (src/vessel/calculations.py :: calculate_required_shell_thickness_mm) with the lowest-tabulated allowable stress (S at 20 °C = 132.0 MPa for SA-240-304L), which is the conventional surrogate for cryogenic shell sizing because allowable stress is not raised below 20 °C. Material toughness for the -190 °C MDMT is governed by ASME Section VIII UHA-51 impact-test rules and is out of scope of the current calculation engine; this is reported honestly here rather than back-filled.</w:t>
        </w:r>
      </w:ins>
    </w:p>
    <w:p>
      <w:pPr>
        <w:pStyle w:val="BodyText"/>
        <w:rPr>
          <w:ins w:id="322" w:author="Yuyong Kim" w:date="2026-05-10T00:00:00Z"/>
        </w:rPr>
      </w:pPr>
      <w:ins w:id="321" w:author="Yuyong Kim" w:date="2026-05-10T00:00:00Z">
        <w:r>
          <w:rPr>
            <w:b/>
            <w:bCs/>
          </w:rPr>
          <w:t xml:space="preserve">Direct UG-27 results (formula t = (P·R) / (S·E - 0.6·P) + CA):</w:t>
        </w:r>
      </w:ins>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Side</w:t>
            </w:r>
          </w:p>
        </w:tc>
        <w:tc>
          <w:tcPr/>
          <w:p>
            <w:pPr>
              <w:pStyle w:val="Compact"/>
              <w:jc w:val="right"/>
            </w:pPr>
            <w:r>
              <w:t xml:space="preserve">Allowable stress S (MPa)</w:t>
            </w:r>
          </w:p>
        </w:tc>
        <w:tc>
          <w:tcPr/>
          <w:p>
            <w:pPr>
              <w:pStyle w:val="Compact"/>
              <w:jc w:val="right"/>
            </w:pPr>
            <w:r>
              <w:t xml:space="preserve">t_required_shell (mm)</w:t>
            </w:r>
          </w:p>
        </w:tc>
        <w:tc>
          <w:tcPr/>
          <w:p>
            <w:pPr>
              <w:pStyle w:val="Compact"/>
              <w:jc w:val="right"/>
            </w:pPr>
            <w:r>
              <w:t xml:space="preserve">Reverse pressure (MPa)</w:t>
            </w:r>
          </w:p>
        </w:tc>
        <w:tc>
          <w:tcPr/>
          <w:p>
            <w:pPr>
              <w:pStyle w:val="Compact"/>
              <w:jc w:val="right"/>
            </w:pPr>
            <w:r>
              <w:t xml:space="preserve">Reverse deviation (%)</w:t>
            </w:r>
          </w:p>
        </w:tc>
      </w:tr>
      <w:tr>
        <w:tc>
          <w:tcPr/>
          <w:p>
            <w:pPr>
              <w:pStyle w:val="Compact"/>
            </w:pPr>
            <w:r>
              <w:t xml:space="preserve">Hot (+190 °C)</w:t>
            </w:r>
          </w:p>
        </w:tc>
        <w:tc>
          <w:tcPr/>
          <w:p>
            <w:pPr>
              <w:pStyle w:val="Compact"/>
              <w:jc w:val="right"/>
            </w:pPr>
            <w:r>
              <w:t xml:space="preserve">118.700</w:t>
            </w:r>
          </w:p>
        </w:tc>
        <w:tc>
          <w:tcPr/>
          <w:p>
            <w:pPr>
              <w:pStyle w:val="Compact"/>
              <w:jc w:val="right"/>
            </w:pPr>
            <w:r>
              <w:rPr>
                <w:b/>
                <w:bCs/>
              </w:rPr>
              <w:t xml:space="preserve">7.237</w:t>
            </w:r>
          </w:p>
        </w:tc>
        <w:tc>
          <w:tcPr/>
          <w:p>
            <w:pPr>
              <w:pStyle w:val="Compact"/>
              <w:jc w:val="right"/>
            </w:pPr>
            <w:r>
              <w:t xml:space="preserve">0.3430</w:t>
            </w:r>
          </w:p>
        </w:tc>
        <w:tc>
          <w:tcPr/>
          <w:p>
            <w:pPr>
              <w:pStyle w:val="Compact"/>
              <w:jc w:val="right"/>
            </w:pPr>
            <w:r>
              <w:t xml:space="preserve">&lt; 1×10⁻¹³</w:t>
            </w:r>
          </w:p>
        </w:tc>
      </w:tr>
      <w:tr>
        <w:tc>
          <w:tcPr/>
          <w:p>
            <w:pPr>
              <w:pStyle w:val="Compact"/>
            </w:pPr>
            <w:r>
              <w:t xml:space="preserve">Cold (-190 °C, S@20 °C)</w:t>
            </w:r>
          </w:p>
        </w:tc>
        <w:tc>
          <w:tcPr/>
          <w:p>
            <w:pPr>
              <w:pStyle w:val="Compact"/>
              <w:jc w:val="right"/>
            </w:pPr>
            <w:r>
              <w:t xml:space="preserve">132.000</w:t>
            </w:r>
          </w:p>
        </w:tc>
        <w:tc>
          <w:tcPr/>
          <w:p>
            <w:pPr>
              <w:pStyle w:val="Compact"/>
              <w:jc w:val="right"/>
            </w:pPr>
            <w:r>
              <w:t xml:space="preserve">6.506</w:t>
            </w:r>
          </w:p>
        </w:tc>
        <w:tc>
          <w:tcPr/>
          <w:p>
            <w:pPr>
              <w:pStyle w:val="Compact"/>
              <w:jc w:val="right"/>
            </w:pPr>
            <w:r>
              <w:t xml:space="preserve">0.3430</w:t>
            </w:r>
          </w:p>
        </w:tc>
        <w:tc>
          <w:tcPr/>
          <w:p>
            <w:pPr>
              <w:pStyle w:val="Compact"/>
              <w:jc w:val="right"/>
            </w:pPr>
            <w:r>
              <w:t xml:space="preserve">0.0000</w:t>
            </w:r>
          </w:p>
        </w:tc>
      </w:tr>
    </w:tbl>
    <w:p>
      <w:pPr>
        <w:pStyle w:val="BodyText"/>
        <w:rPr>
          <w:ins w:id="324" w:author="Yuyong Kim" w:date="2026-05-10T00:00:00Z"/>
        </w:rPr>
      </w:pPr>
      <w:ins w:id="323" w:author="Yuyong Kim" w:date="2026-05-10T00:00:00Z">
        <w:r>
          <w:t xml:space="preserve">The hot side governs: the controlling required shell thickness is 7.237 mm. The Layer-4 reverse-pressure check returns the design pressure to within machine epsilon (deviation &lt; 0.001 %), as expected for an internally consistent UG-27 forward/reverse pair.</w:t>
        </w:r>
      </w:ins>
    </w:p>
    <w:p>
      <w:pPr>
        <w:pStyle w:val="BodyText"/>
        <w:rPr>
          <w:ins w:id="326" w:author="Yuyong Kim" w:date="2026-05-10T00:00:00Z"/>
        </w:rPr>
      </w:pPr>
      <w:ins w:id="325" w:author="Yuyong Kim" w:date="2026-05-10T00:00:00Z">
        <w:r>
          <w:rPr>
            <w:b/>
            <w:bCs/>
          </w:rPr>
          <w:t xml:space="preserve">Engine full-run hot-side dimensional metrics (E = 1.0; horizontal drum; 2:1 ellipsoidal heads default):</w:t>
        </w:r>
      </w:ins>
    </w:p>
    <w:p>
      <w:pPr>
        <w:pStyle w:val="Compact"/>
        <w:numPr>
          <w:ilvl w:val="0"/>
          <w:numId w:val="1005"/>
        </w:numPr>
        <w:rPr>
          <w:ins w:id="328" w:author="Yuyong Kim" w:date="2026-05-10T00:00:00Z"/>
        </w:rPr>
      </w:pPr>
      <w:ins w:id="327" w:author="Yuyong Kim" w:date="2026-05-10T00:00:00Z">
        <w:r>
          <w:t xml:space="preserve">diameter = 5,000.0 mm; governing span = 20,400.0 mm; head-depth (default) = 1,250.0 mm</w:t>
        </w:r>
      </w:ins>
    </w:p>
    <w:p>
      <w:pPr>
        <w:pStyle w:val="Compact"/>
        <w:numPr>
          <w:ilvl w:val="0"/>
          <w:numId w:val="1005"/>
        </w:numPr>
        <w:rPr>
          <w:ins w:id="330" w:author="Yuyong Kim" w:date="2026-05-10T00:00:00Z"/>
        </w:rPr>
      </w:pPr>
      <w:ins w:id="329" w:author="Yuyong Kim" w:date="2026-05-10T00:00:00Z">
        <w:r>
          <w:t xml:space="preserve">shell surface area = 320.442 m²; estimated internal volume = 433.278 m³</w:t>
        </w:r>
      </w:ins>
    </w:p>
    <w:p>
      <w:pPr>
        <w:pStyle w:val="Compact"/>
        <w:numPr>
          <w:ilvl w:val="0"/>
          <w:numId w:val="1005"/>
        </w:numPr>
        <w:rPr>
          <w:ins w:id="332" w:author="Yuyong Kim" w:date="2026-05-10T00:00:00Z"/>
        </w:rPr>
      </w:pPr>
      <w:ins w:id="331" w:author="Yuyong Kim" w:date="2026-05-10T00:00:00Z">
        <w:r>
          <w:t xml:space="preserve">slenderness L/D = 4.08 (no high-L/D warning)</w:t>
        </w:r>
      </w:ins>
    </w:p>
    <w:p>
      <w:pPr>
        <w:pStyle w:val="Compact"/>
        <w:numPr>
          <w:ilvl w:val="0"/>
          <w:numId w:val="1005"/>
        </w:numPr>
        <w:rPr>
          <w:ins w:id="334" w:author="Yuyong Kim" w:date="2026-05-10T00:00:00Z"/>
        </w:rPr>
      </w:pPr>
      <w:ins w:id="333" w:author="Yuyong Kim" w:date="2026-05-10T00:00:00Z">
        <w:r>
          <w:t xml:space="preserve">screening confidence = medium; flags = {red_flags: [], warnings: ['DATA.VESSEL_DIMENSION_CONTEXT_MISSING']} — the warning is raised because the data sheet does not state the head depth; the engine substituted its 2:1-ellipsoidal default</w:t>
        </w:r>
      </w:ins>
    </w:p>
    <w:p>
      <w:pPr>
        <w:pStyle w:val="Compact"/>
        <w:numPr>
          <w:ilvl w:val="0"/>
          <w:numId w:val="1005"/>
        </w:numPr>
        <w:rPr>
          <w:ins w:id="336" w:author="Yuyong Kim" w:date="2026-05-10T00:00:00Z"/>
        </w:rPr>
      </w:pPr>
      <w:ins w:id="335" w:author="Yuyong Kim" w:date="2026-05-10T00:00:00Z">
        <w:r>
          <w:t xml:space="preserve">FFS / remaining-life screening fields are not reported here: a plausible current_thickness_mm was supplied only because the engine schema requires a positive value, and using it would inject a non-data-sheet number into a manuscript table. The script flags this caveat explicitly.</w:t>
        </w:r>
      </w:ins>
    </w:p>
    <w:p>
      <w:pPr>
        <w:pStyle w:val="FirstParagraph"/>
        <w:rPr>
          <w:ins w:id="338" w:author="Yuyong Kim" w:date="2026-05-10T00:00:00Z"/>
        </w:rPr>
      </w:pPr>
      <w:ins w:id="337" w:author="Yuyong Kim" w:date="2026-05-10T00:00:00Z">
        <w:r>
          <w:rPr>
            <w:b/>
            <w:bCs/>
          </w:rPr>
          <w:t xml:space="preserve">Engine full-run cold-side outcome. As expected, Layer-1 returns the red flag STD.OUT_OF_SCOPE_APPLICATION (“Temperature out of range: -190.0”) together with the dimension-context warning above. The cold-side response is therefore not used for thickness sizing in this appendix; the directly-computed UG-27 number (6.506 mm) is used instead.</w:t>
        </w:r>
      </w:ins>
    </w:p>
    <w:bookmarkEnd w:id="74"/>
    <w:bookmarkStart w:id="75" w:name="X8732cf3cf7268cce07306d7198b15d77aaa50b2"/>
    <w:p>
      <w:pPr>
        <w:pStyle w:val="Heading3"/>
      </w:pPr>
      <w:r>
        <w:t xml:space="preserve">A.4 KOSHA RAG retrieval — both query variants</w:t>
      </w:r>
    </w:p>
    <w:p>
      <w:pPr>
        <w:pStyle w:val="FirstParagraph"/>
        <w:rPr>
          <w:ins w:id="340" w:author="Yuyong Kim" w:date="2026-05-10T00:00:00Z"/>
        </w:rPr>
      </w:pPr>
      <w:ins w:id="339" w:author="Yuyong Kim" w:date="2026-05-10T00:00:00Z">
        <w:r>
          <w:t xml:space="preserve">Two query variants were issued through the same retrieval code path used in the rest of the paper (src.rag.local_kosha_rag.search_index against the live SQLite FTS index).</w:t>
        </w:r>
      </w:ins>
    </w:p>
    <w:p>
      <w:pPr>
        <w:pStyle w:val="BodyText"/>
        <w:rPr>
          <w:ins w:id="342" w:author="Yuyong Kim" w:date="2026-05-10T00:00:00Z"/>
        </w:rPr>
      </w:pPr>
      <w:ins w:id="341" w:author="Yuyong Kim" w:date="2026-05-10T00:00:00Z">
        <w:r>
          <w:rPr>
            <w:b/>
            <w:bCs/>
          </w:rPr>
          <w:t xml:space="preserve">Variant A — generic_cryogenic_flare_drum_en (discipline filter = vessel). Spec-faithful natural query: “cryogenic flare knockout drum austenitic stainless steel pressure vessel low temperature service full vacuum 압력용기 저온 플레어”. Returns 10/10 vessel-discipline hits: 2 mandatory law-article hits + 8 KOSHA technical guides. Top-3:</w:t>
        </w:r>
      </w:ins>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Rank</w:t>
            </w:r>
          </w:p>
        </w:tc>
        <w:tc>
          <w:tcPr/>
          <w:p>
            <w:pPr>
              <w:pStyle w:val="Compact"/>
            </w:pPr>
            <w:r>
              <w:t xml:space="preserve">Class</w:t>
            </w:r>
          </w:p>
        </w:tc>
        <w:tc>
          <w:tcPr/>
          <w:p>
            <w:pPr>
              <w:pStyle w:val="Compact"/>
            </w:pPr>
            <w:r>
              <w:t xml:space="preserve">reference_code</w:t>
            </w:r>
          </w:p>
        </w:tc>
        <w:tc>
          <w:tcPr/>
          <w:p>
            <w:pPr>
              <w:pStyle w:val="Compact"/>
            </w:pPr>
            <w:r>
              <w:t xml:space="preserve">Title</w:t>
            </w:r>
          </w:p>
        </w:tc>
      </w:tr>
      <w:tr>
        <w:tc>
          <w:tcPr/>
          <w:p>
            <w:pPr>
              <w:pStyle w:val="Compact"/>
              <w:jc w:val="right"/>
            </w:pPr>
            <w:r>
              <w:t xml:space="preserve">1</w:t>
            </w:r>
          </w:p>
        </w:tc>
        <w:tc>
          <w:tcPr/>
          <w:p>
            <w:pPr>
              <w:pStyle w:val="Compact"/>
            </w:pPr>
            <w:r>
              <w:t xml:space="preserve">guidance</w:t>
            </w:r>
          </w:p>
        </w:tc>
        <w:tc>
          <w:tcPr/>
          <w:p>
            <w:pPr>
              <w:pStyle w:val="Compact"/>
            </w:pPr>
            <w:r>
              <w:rPr>
                <w:rStyle w:val="VerbatimChar"/>
              </w:rPr>
              <w:t xml:space="preserve">M-111-2015</w:t>
            </w:r>
          </w:p>
        </w:tc>
        <w:tc>
          <w:tcPr/>
          <w:p>
            <w:pPr>
              <w:pStyle w:val="Compact"/>
            </w:pPr>
            <w:r>
              <w:t xml:space="preserve">압력용기의 용접설계에 관한 기술지침 (Pressure Vessel Weld Design Technical Guide)</w:t>
            </w:r>
          </w:p>
        </w:tc>
      </w:tr>
      <w:tr>
        <w:tc>
          <w:tcPr/>
          <w:p>
            <w:pPr>
              <w:pStyle w:val="Compact"/>
              <w:jc w:val="right"/>
            </w:pPr>
            <w:r>
              <w:t xml:space="preserve">2</w:t>
            </w:r>
          </w:p>
        </w:tc>
        <w:tc>
          <w:tcPr/>
          <w:p>
            <w:pPr>
              <w:pStyle w:val="Compact"/>
            </w:pPr>
            <w:r>
              <w:t xml:space="preserve">mandatory</w:t>
            </w:r>
          </w:p>
        </w:tc>
        <w:tc>
          <w:tcPr/>
          <w:p>
            <w:pPr>
              <w:pStyle w:val="Compact"/>
            </w:pPr>
            <w:r>
              <w:rPr>
                <w:rStyle w:val="VerbatimChar"/>
              </w:rPr>
              <w:t xml:space="preserve">KOSHA05_안전검사 고시 제9조</w:t>
            </w:r>
          </w:p>
        </w:tc>
        <w:tc>
          <w:tcPr/>
          <w:p>
            <w:pPr>
              <w:pStyle w:val="Compact"/>
            </w:pPr>
            <w:r>
              <w:t xml:space="preserve">안전검사 고시 제9조 정의 (Safety Inspection Notification, Article 9 — Definitions)</w:t>
            </w:r>
          </w:p>
        </w:tc>
      </w:tr>
      <w:tr>
        <w:tc>
          <w:tcPr/>
          <w:p>
            <w:pPr>
              <w:pStyle w:val="Compact"/>
              <w:jc w:val="right"/>
            </w:pPr>
            <w:r>
              <w:t xml:space="preserve">3</w:t>
            </w:r>
          </w:p>
        </w:tc>
        <w:tc>
          <w:tcPr/>
          <w:p>
            <w:pPr>
              <w:pStyle w:val="Compact"/>
            </w:pPr>
            <w:r>
              <w:t xml:space="preserve">guidance</w:t>
            </w:r>
          </w:p>
        </w:tc>
        <w:tc>
          <w:tcPr/>
          <w:p>
            <w:pPr>
              <w:pStyle w:val="Compact"/>
            </w:pPr>
            <w:r>
              <w:rPr>
                <w:rStyle w:val="VerbatimChar"/>
              </w:rPr>
              <w:t xml:space="preserve">M-69-2012</w:t>
            </w:r>
          </w:p>
        </w:tc>
        <w:tc>
          <w:tcPr/>
          <w:p>
            <w:pPr>
              <w:pStyle w:val="Compact"/>
            </w:pPr>
            <w:r>
              <w:t xml:space="preserve">압력용기의 잔여수명 평가에 관한 기술지침 (Pressure Vessel Remaining-Life Assessment Technical Guide)</w:t>
            </w:r>
          </w:p>
        </w:tc>
      </w:tr>
    </w:tbl>
    <w:p>
      <w:pPr>
        <w:pStyle w:val="BodyText"/>
        <w:rPr>
          <w:ins w:id="344" w:author="Yuyong Kim" w:date="2026-05-10T00:00:00Z"/>
        </w:rPr>
      </w:pPr>
      <w:ins w:id="343" w:author="Yuyong Kim" w:date="2026-05-10T00:00:00Z">
        <w:r>
          <w:rPr>
            <w:b/>
            <w:bCs/>
          </w:rPr>
          <w:t xml:space="preserve">Variant B — narrow_cryogenic_kr_terms (no discipline filter). Narrower probe: “저온 cryogenic 플레어 flare 스테인리스 stainless 압력용기 산업안전보건 process safety”. Returns 10/10 hits: 1 mandatory law-article hit + 9 KOSHA guides / PSM technical-support documents. Top-3:</w:t>
        </w:r>
      </w:ins>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Rank</w:t>
            </w:r>
          </w:p>
        </w:tc>
        <w:tc>
          <w:tcPr/>
          <w:p>
            <w:pPr>
              <w:pStyle w:val="Compact"/>
            </w:pPr>
            <w:r>
              <w:t xml:space="preserve">Class</w:t>
            </w:r>
          </w:p>
        </w:tc>
        <w:tc>
          <w:tcPr/>
          <w:p>
            <w:pPr>
              <w:pStyle w:val="Compact"/>
            </w:pPr>
            <w:r>
              <w:t xml:space="preserve">reference_code</w:t>
            </w:r>
          </w:p>
        </w:tc>
        <w:tc>
          <w:tcPr/>
          <w:p>
            <w:pPr>
              <w:pStyle w:val="Compact"/>
            </w:pPr>
            <w:r>
              <w:t xml:space="preserve">Title</w:t>
            </w:r>
          </w:p>
        </w:tc>
      </w:tr>
      <w:tr>
        <w:tc>
          <w:tcPr/>
          <w:p>
            <w:pPr>
              <w:pStyle w:val="Compact"/>
              <w:jc w:val="right"/>
            </w:pPr>
            <w:r>
              <w:t xml:space="preserve">1</w:t>
            </w:r>
          </w:p>
        </w:tc>
        <w:tc>
          <w:tcPr/>
          <w:p>
            <w:pPr>
              <w:pStyle w:val="Compact"/>
            </w:pPr>
            <w:r>
              <w:t xml:space="preserve">guidance</w:t>
            </w:r>
          </w:p>
        </w:tc>
        <w:tc>
          <w:tcPr/>
          <w:p>
            <w:pPr>
              <w:pStyle w:val="Compact"/>
            </w:pPr>
            <w:r>
              <w:rPr>
                <w:rStyle w:val="VerbatimChar"/>
              </w:rPr>
              <w:t xml:space="preserve">C-C-86-2026</w:t>
            </w:r>
          </w:p>
        </w:tc>
        <w:tc>
          <w:tcPr/>
          <w:p>
            <w:pPr>
              <w:pStyle w:val="Compact"/>
            </w:pPr>
            <w:r>
              <w:t xml:space="preserve">공정안전보고서 등의 통합서식 작성방법에 관한 기술지원규정 (PSM Integrated-Form Preparation Technical-Support Regulation)</w:t>
            </w:r>
          </w:p>
        </w:tc>
      </w:tr>
      <w:tr>
        <w:tc>
          <w:tcPr/>
          <w:p>
            <w:pPr>
              <w:pStyle w:val="Compact"/>
              <w:jc w:val="right"/>
            </w:pPr>
            <w:r>
              <w:t xml:space="preserve">2</w:t>
            </w:r>
          </w:p>
        </w:tc>
        <w:tc>
          <w:tcPr/>
          <w:p>
            <w:pPr>
              <w:pStyle w:val="Compact"/>
            </w:pPr>
            <w:r>
              <w:t xml:space="preserve">guidance</w:t>
            </w:r>
          </w:p>
        </w:tc>
        <w:tc>
          <w:tcPr/>
          <w:p>
            <w:pPr>
              <w:pStyle w:val="Compact"/>
            </w:pPr>
            <w:r>
              <w:rPr>
                <w:rStyle w:val="VerbatimChar"/>
              </w:rPr>
              <w:t xml:space="preserve">M-69-2012</w:t>
            </w:r>
          </w:p>
        </w:tc>
        <w:tc>
          <w:tcPr/>
          <w:p>
            <w:pPr>
              <w:pStyle w:val="Compact"/>
            </w:pPr>
            <w:r>
              <w:t xml:space="preserve">압력용기의 잔여수명 평가에 관한 기술지침</w:t>
            </w:r>
          </w:p>
        </w:tc>
      </w:tr>
      <w:tr>
        <w:tc>
          <w:tcPr/>
          <w:p>
            <w:pPr>
              <w:pStyle w:val="Compact"/>
              <w:jc w:val="right"/>
            </w:pPr>
            <w:r>
              <w:t xml:space="preserve">3</w:t>
            </w:r>
          </w:p>
        </w:tc>
        <w:tc>
          <w:tcPr/>
          <w:p>
            <w:pPr>
              <w:pStyle w:val="Compact"/>
            </w:pPr>
            <w:r>
              <w:t xml:space="preserve">guidance</w:t>
            </w:r>
          </w:p>
        </w:tc>
        <w:tc>
          <w:tcPr/>
          <w:p>
            <w:pPr>
              <w:pStyle w:val="Compact"/>
            </w:pPr>
            <w:r>
              <w:rPr>
                <w:rStyle w:val="VerbatimChar"/>
              </w:rPr>
              <w:t xml:space="preserve">C-C-77-2026</w:t>
            </w:r>
          </w:p>
        </w:tc>
        <w:tc>
          <w:tcPr/>
          <w:p>
            <w:pPr>
              <w:pStyle w:val="Compact"/>
            </w:pPr>
            <w:r>
              <w:t xml:space="preserve">PSM 시스템의 효과적인 운전 규범에 관한 기술지원규정 (Effective PSM-System Operation Technical-Support Regulation)</w:t>
            </w:r>
          </w:p>
        </w:tc>
      </w:tr>
    </w:tbl>
    <w:p>
      <w:pPr>
        <w:pStyle w:val="BodyText"/>
        <w:rPr>
          <w:ins w:id="346" w:author="Yuyong Kim" w:date="2026-05-10T00:00:00Z"/>
        </w:rPr>
      </w:pPr>
      <w:ins w:id="345" w:author="Yuyong Kim" w:date="2026-05-10T00:00:00Z">
        <w:r>
          <w:t xml:space="preserve">The first mandatory hit in Variant B is at rank 5: KOSHA04_002000002000004000000000266000 — 제266조 차단밸브의 설치 금지 (Article 266, Rules on Occupational Safety and Health Standards: prohibition on installing block valves on safety-critical relief / flare paths). This is a directly relevant Korean-jurisdiction obligation for a flare knockout drum; ASME Section VIII Div.1 alone does not surface it.</w:t>
        </w:r>
      </w:ins>
    </w:p>
    <w:p>
      <w:pPr>
        <w:pStyle w:val="BodyText"/>
        <w:rPr>
          <w:ins w:id="348" w:author="Yuyong Kim" w:date="2026-05-10T00:00:00Z"/>
        </w:rPr>
      </w:pPr>
      <w:ins w:id="347" w:author="Yuyong Kim" w:date="2026-05-10T00:00:00Z">
        <w:r>
          <w:t xml:space="preserve">The full top-10 of each variant, with bm25 scores and snippets, is reproduced verbatim in outputs/real_case_ves001_rag.md and outputs/real_case_ves001_rag.json.</w:t>
        </w:r>
      </w:ins>
    </w:p>
    <w:bookmarkEnd w:id="75"/>
    <w:bookmarkStart w:id="76" w:name="a.5-what-this-confirms"/>
    <w:p>
      <w:pPr>
        <w:pStyle w:val="Heading3"/>
      </w:pPr>
      <w:r>
        <w:t xml:space="preserve">A.5 What this confirms</w:t>
      </w:r>
    </w:p>
    <w:p>
      <w:pPr>
        <w:pStyle w:val="FirstParagraph"/>
        <w:rPr>
          <w:ins w:id="350" w:author="Yuyong Kim" w:date="2026-05-10T00:00:00Z"/>
        </w:rPr>
      </w:pPr>
      <w:ins w:id="349" w:author="Yuyong Kim" w:date="2026-05-10T00:00:00Z">
        <w:r>
          <w:t xml:space="preserve">The system runs end-to-end on a real EPC vessel data sheet without any code modification: the calculation engine produces a deterministic UG-27 thickness (7.237 mm controlling) that closes its own reverse check to machine epsilon, the engine’s dimension layer correctly returns shell volume and L/D screening from the supplied geometry, and the input-validator correctly rejects the cryogenic temperature as out-of-scope rather than silently extrapolating an allowable-stress lookup. KOSHA RAG, queried with a spec-faithful natural query, surfaces a coherent set of jurisdiction-relevant KOSHA technical guides on pressure vessel weld design (M-111-2015), remaining-life assessment (M-69-2012), pressure-vessel repair (M-113-2012), post-weld heat treatment (M-184-2015), and thickness-loss risk assessment (M-109-2012); the narrow Korean-term probe additionally returns Article 266 of the Rules on Occupational Safety and Health Standards — the Korean statutory provision restricting block-valve installation on flare and relief paths — at rank 5, mandatory class. The retrieval is therefore not weak: the spec-faithful variant returns 2 mandatory + 8 vessel-relevant guidance hits, and the narrow variant pulls a flare-relevant mandatory provision into the top-10 along with the PSM integrated-form regulation. We do not claim that the system independently identified Article 266 as the “right” answer for this specific vessel — that is an audit judgement requiring the operating company’s PSM dossier — only that the same retrieval pipeline used in §6.5 surfaces the relevant Korean obligation and the relevant KOSHA technical guidance from a real plant data sheet.</w:t>
        </w:r>
      </w:ins>
    </w:p>
    <w:bookmarkEnd w:id="76"/>
    <w:bookmarkStart w:id="77" w:name="Xc47cf091bc440a5528282ad8b0bfc975696a623"/>
    <w:p>
      <w:pPr>
        <w:pStyle w:val="Heading3"/>
      </w:pPr>
      <w:r>
        <w:t xml:space="preserve">A.6 Synthetic-data framing considerations</w:t>
      </w:r>
    </w:p>
    <w:p>
      <w:pPr>
        <w:pStyle w:val="FirstParagraph"/>
        <w:rPr>
          <w:ins w:id="352" w:author="Yuyong Kim" w:date="2026-05-10T00:00:00Z"/>
        </w:rPr>
      </w:pPr>
      <w:ins w:id="351" w:author="Yuyong Kim" w:date="2026-05-10T00:00:00Z">
        <w:r>
          <w:t xml:space="preserve">This real-plant case responds directly to the concern that the §6 evaluation rests on synthetic data alone. What VES-REAL-001 demonstrates is that the pipeline runs end-to-end on a real EPC vessel data sheet, that ASME UG-27 governs cleanly, that the engine correctly rejects out-of-scope inputs (the −190 °C cryogenic side returns STD.OUT_OF_SCOPE_APPLICATION rather than a fabricated answer), and that KOSHA RAG retrieval surfaces jurisdiction-relevant guidance and at least one mandatory provision (Article 266 on flare-path block-valve prohibition) on a real-plant query. What VES-REAL-001 does not demonstrate is external accuracy validation against an independently audited reference: the data sheet supplies design inputs but no independently measured outputs, so the case shows execution and retrieval behaviour, not predictive fidelity. Predictive validation against operating-record outcomes remains future work (§8 Limitation 1).</w:t>
        </w:r>
      </w:ins>
    </w:p>
    <w:p>
      <w:pPr>
        <w:pStyle w:val="BodyText"/>
        <w:rPr>
          <w:ins w:id="354" w:author="Yuyong Kim" w:date="2026-05-10T00:00:00Z"/>
        </w:rPr>
      </w:pPr>
      <w:ins w:id="353" w:author="Yuyong Kim" w:date="2026-05-10T00:00:00Z">
        <w:r>
          <w:rPr>
            <w:b/>
            <w:bCs/>
          </w:rPr>
          <w:t xml:space="preserve">Reproduction. python scripts/run_real_case_ves001_rag.py regenerates outputs/real_case_ves001_rag.json and outputs/real_case_ves001_rag.md. The KOSHA RAG index used is datasets/kosha_rag/kosha_local_rag.sqlite3. No randomness; outputs are deterministic.</w:t>
        </w:r>
      </w:ins>
    </w:p>
    <w:p>
      <w:r>
        <w:pict>
          <v:rect style="width:0;height:1.5pt" o:hralign="center" o:hrstd="t" o:hr="t"/>
        </w:pict>
      </w:r>
    </w:p>
    <w:bookmarkEnd w:id="77"/>
    <w:bookmarkEnd w:id="78"/>
    <w:bookmarkStart w:id="84" w:name="appendix-b-extended-validation-evidence"/>
    <w:p>
      <w:pPr>
        <w:pStyle w:val="Heading2"/>
      </w:pPr>
      <w:r>
        <w:t xml:space="preserve">Appendix B — Extended validation evidence</w:t>
      </w:r>
    </w:p>
    <w:p>
      <w:pPr>
        <w:pStyle w:val="FirstParagraph"/>
        <w:rPr>
          <w:ins w:id="356" w:author="Yuyong Kim" w:date="2026-05-10T00:00:00Z"/>
        </w:rPr>
      </w:pPr>
      <w:ins w:id="355" w:author="Yuyong Kim" w:date="2026-05-10T00:00:00Z">
        <w:r>
          <w:t xml:space="preserve">This appendix consolidates four supplementary measurements (per-discipline accuracy spread, recall saturation, pipeline latency, retrieval failure inventory) and a reproducibility statement. Every table is regenerated by scripts/reproduce_all.py (13/13 scripts pass on a clean run).</w:t>
        </w:r>
      </w:ins>
    </w:p>
    <w:bookmarkStart w:id="79" w:name="b.1-per-discipline-calculation-accuracy"/>
    <w:p>
      <w:pPr>
        <w:pStyle w:val="Heading3"/>
      </w:pPr>
      <w:r>
        <w:t xml:space="preserve">B.1 Per-discipline calculation accuracy</w:t>
      </w:r>
    </w:p>
    <w:p>
      <w:pPr>
        <w:pStyle w:val="FirstParagraph"/>
        <w:rPr>
          <w:ins w:id="358" w:author="Yuyong Kim" w:date="2026-05-10T00:00:00Z"/>
        </w:rPr>
      </w:pPr>
      <w:ins w:id="357" w:author="Yuyong Kim" w:date="2026-05-10T00:00:00Z">
        <w:r>
          <w:t xml:space="preserve">A natural follow-up question is whether the system performs unevenly across disciplines. Per-discipline breakdown (outputs/per_discipline_accuracy.md):</w:t>
        </w:r>
      </w:ins>
    </w:p>
    <w:p>
      <w:pPr>
        <w:pStyle w:val="Compact"/>
        <w:numPr>
          <w:ilvl w:val="0"/>
          <w:numId w:val="1006"/>
        </w:numPr>
        <w:rPr>
          <w:ins w:id="360" w:author="Yuyong Kim" w:date="2026-05-10T00:00:00Z"/>
        </w:rPr>
      </w:pPr>
      <w:ins w:id="359" w:author="Yuyong Kim" w:date="2026-05-10T00:00:00Z">
        <w:r>
          <w:t xml:space="preserve">Total cases: 220</w:t>
        </w:r>
      </w:ins>
    </w:p>
    <w:p>
      <w:pPr>
        <w:pStyle w:val="Compact"/>
        <w:numPr>
          <w:ilvl w:val="0"/>
          <w:numId w:val="1006"/>
        </w:numPr>
        <w:rPr>
          <w:ins w:id="362" w:author="Yuyong Kim" w:date="2026-05-10T00:00:00Z"/>
        </w:rPr>
      </w:pPr>
      <w:ins w:id="361" w:author="Yuyong Kim" w:date="2026-05-10T00:00:00Z">
        <w:r>
          <w:t xml:space="preserve">Passed cases: 220</w:t>
        </w:r>
      </w:ins>
    </w:p>
    <w:p>
      <w:pPr>
        <w:pStyle w:val="Compact"/>
        <w:numPr>
          <w:ilvl w:val="0"/>
          <w:numId w:val="1006"/>
        </w:numPr>
        <w:rPr>
          <w:ins w:id="364" w:author="Yuyong Kim" w:date="2026-05-10T00:00:00Z"/>
        </w:rPr>
      </w:pPr>
      <w:ins w:id="363" w:author="Yuyong Kim" w:date="2026-05-10T00:00:00Z">
        <w:r>
          <w:t xml:space="preserve">Overall accuracy: 1.0000</w:t>
        </w:r>
      </w:ins>
    </w:p>
    <w:p>
      <w:pPr>
        <w:pStyle w:val="Compact"/>
        <w:numPr>
          <w:ilvl w:val="0"/>
          <w:numId w:val="1006"/>
        </w:numPr>
        <w:rPr>
          <w:ins w:id="366" w:author="Yuyong Kim" w:date="2026-05-10T00:00:00Z"/>
        </w:rPr>
      </w:pPr>
      <w:ins w:id="365" w:author="Yuyong Kim" w:date="2026-05-10T00:00:00Z">
        <w:r>
          <w:t xml:space="preserve">Source dataset: datasets/golden_standards/*_golden_dataset_v1.json</w:t>
        </w:r>
      </w:ins>
    </w:p>
    <w:p>
      <w:pPr>
        <w:pStyle w:val="Compact"/>
        <w:numPr>
          <w:ilvl w:val="0"/>
          <w:numId w:val="1006"/>
        </w:numPr>
        <w:rPr>
          <w:ins w:id="368" w:author="Yuyong Kim" w:date="2026-05-10T00:00:00Z"/>
        </w:rPr>
      </w:pPr>
      <w:ins w:id="367" w:author="Yuyong Kim" w:date="2026-05-10T00:00:00Z">
        <w:r>
          <w:t xml:space="preserve">Code path: scripts/benchmark_all_runtime.py (re-used).</w:t>
        </w:r>
      </w:ins>
    </w:p>
    <w:p>
      <w:pPr>
        <w:pStyle w:val="FirstParagraph"/>
        <w:rPr>
          <w:ins w:id="370" w:author="Yuyong Kim" w:date="2026-05-10T00:00:00Z"/>
        </w:rPr>
      </w:pPr>
      <w:ins w:id="369" w:author="Yuyong Kim" w:date="2026-05-10T00:00:00Z">
        <w:r>
          <w:rPr>
            <w:b/>
            <w:bCs/>
          </w:rPr>
          <w:t xml:space="preserve">Per-Discipline Table</w:t>
        </w:r>
      </w:ins>
    </w:p>
    <w:tbl>
      <w:tblPr>
        <w:tblStyle w:val="Table"/>
        <w:tblW w:type="pct" w:w="5000"/>
        <w:tblLayout w:type="fixed"/>
        <w:tblLook w:firstRow="1" w:lastRow="0" w:firstColumn="0" w:lastColumn="0" w:noHBand="0" w:noVBand="0" w:val="0020"/>
      </w:tblPr>
      <w:tblGrid>
        <w:gridCol w:w="625"/>
        <w:gridCol w:w="833"/>
        <w:gridCol w:w="833"/>
        <w:gridCol w:w="833"/>
        <w:gridCol w:w="833"/>
        <w:gridCol w:w="625"/>
        <w:gridCol w:w="833"/>
        <w:gridCol w:w="833"/>
        <w:gridCol w:w="833"/>
        <w:gridCol w:w="833"/>
      </w:tblGrid>
      <w:tr>
        <w:trPr>
          <w:tblHeader w:val="on"/>
        </w:trPr>
        <w:tc>
          <w:tcPr/>
          <w:p>
            <w:pPr>
              <w:pStyle w:val="Compact"/>
            </w:pPr>
            <w:r>
              <w:t xml:space="preserve">Discipline</w:t>
            </w:r>
          </w:p>
        </w:tc>
        <w:tc>
          <w:tcPr/>
          <w:p>
            <w:pPr>
              <w:pStyle w:val="Compact"/>
              <w:jc w:val="right"/>
            </w:pPr>
            <w:r>
              <w:t xml:space="preserve">Cases</w:t>
            </w:r>
          </w:p>
        </w:tc>
        <w:tc>
          <w:tcPr/>
          <w:p>
            <w:pPr>
              <w:pStyle w:val="Compact"/>
              <w:jc w:val="right"/>
            </w:pPr>
            <w:r>
              <w:t xml:space="preserve">Pass</w:t>
            </w:r>
          </w:p>
        </w:tc>
        <w:tc>
          <w:tcPr/>
          <w:p>
            <w:pPr>
              <w:pStyle w:val="Compact"/>
              <w:jc w:val="right"/>
            </w:pPr>
            <w:r>
              <w:t xml:space="preserve">Fail</w:t>
            </w:r>
          </w:p>
        </w:tc>
        <w:tc>
          <w:tcPr/>
          <w:p>
            <w:pPr>
              <w:pStyle w:val="Compact"/>
              <w:jc w:val="right"/>
            </w:pPr>
            <w:r>
              <w:t xml:space="preserve">Accuracy</w:t>
            </w:r>
          </w:p>
        </w:tc>
        <w:tc>
          <w:tcPr/>
          <w:p>
            <w:pPr>
              <w:pStyle w:val="Compact"/>
            </w:pPr>
            <w:r>
              <w:t xml:space="preserve">Primary metric</w:t>
            </w:r>
          </w:p>
        </w:tc>
        <w:tc>
          <w:tcPr/>
          <w:p>
            <w:pPr>
              <w:pStyle w:val="Compact"/>
              <w:jc w:val="right"/>
            </w:pPr>
            <w:r>
              <w:t xml:space="preserve">Mean rel. err</w:t>
            </w:r>
          </w:p>
        </w:tc>
        <w:tc>
          <w:tcPr/>
          <w:p>
            <w:pPr>
              <w:pStyle w:val="Compact"/>
              <w:jc w:val="right"/>
            </w:pPr>
            <w:r>
              <w:t xml:space="preserve">Max rel. err</w:t>
            </w:r>
          </w:p>
        </w:tc>
        <w:tc>
          <w:tcPr/>
          <w:p>
            <w:pPr>
              <w:pStyle w:val="Compact"/>
              <w:jc w:val="right"/>
            </w:pPr>
            <w:r>
              <w:t xml:space="preserve">RF precision</w:t>
            </w:r>
          </w:p>
        </w:tc>
        <w:tc>
          <w:tcPr/>
          <w:p>
            <w:pPr>
              <w:pStyle w:val="Compact"/>
              <w:jc w:val="right"/>
            </w:pPr>
            <w:r>
              <w:t xml:space="preserve">RF recall</w:t>
            </w:r>
          </w:p>
        </w:tc>
      </w:tr>
      <w:tr>
        <w:tc>
          <w:tcPr/>
          <w:p>
            <w:pPr>
              <w:pStyle w:val="Compact"/>
            </w:pPr>
            <w:r>
              <w:t xml:space="preserve">piping</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0</w:t>
            </w:r>
          </w:p>
        </w:tc>
        <w:tc>
          <w:tcPr/>
          <w:p>
            <w:pPr>
              <w:pStyle w:val="Compact"/>
              <w:jc w:val="right"/>
            </w:pPr>
            <w:r>
              <w:t xml:space="preserve">1.0000</w:t>
            </w:r>
          </w:p>
        </w:tc>
        <w:tc>
          <w:tcPr/>
          <w:p>
            <w:pPr>
              <w:pStyle w:val="Compact"/>
            </w:pPr>
            <w:r>
              <w:t xml:space="preserve">t_min_mm</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vessel</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1.0000</w:t>
            </w:r>
          </w:p>
        </w:tc>
        <w:tc>
          <w:tcPr/>
          <w:p>
            <w:pPr>
              <w:pStyle w:val="Compact"/>
            </w:pPr>
            <w:r>
              <w:t xml:space="preserve">t_required_shell_mm</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rotating</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1.0000</w:t>
            </w:r>
          </w:p>
        </w:tc>
        <w:tc>
          <w:tcPr/>
          <w:p>
            <w:pPr>
              <w:pStyle w:val="Compact"/>
            </w:pPr>
            <w:r>
              <w:t xml:space="preserve">vibration_mm_per_s</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electrical</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1.0000</w:t>
            </w:r>
          </w:p>
        </w:tc>
        <w:tc>
          <w:tcPr/>
          <w:p>
            <w:pPr>
              <w:pStyle w:val="Compact"/>
            </w:pPr>
            <w:r>
              <w:t xml:space="preserve">transformer_health_index</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instrumentation</w:t>
            </w:r>
          </w:p>
        </w:tc>
        <w:tc>
          <w:tcPr/>
          <w:p>
            <w:pPr>
              <w:pStyle w:val="Compact"/>
              <w:jc w:val="right"/>
            </w:pPr>
            <w:r>
              <w:t xml:space="preserve">30</w:t>
            </w:r>
          </w:p>
        </w:tc>
        <w:tc>
          <w:tcPr/>
          <w:p>
            <w:pPr>
              <w:pStyle w:val="Compact"/>
              <w:jc w:val="right"/>
            </w:pPr>
            <w:r>
              <w:t xml:space="preserve">30</w:t>
            </w:r>
          </w:p>
        </w:tc>
        <w:tc>
          <w:tcPr/>
          <w:p>
            <w:pPr>
              <w:pStyle w:val="Compact"/>
              <w:jc w:val="right"/>
            </w:pPr>
            <w:r>
              <w:t xml:space="preserve">0</w:t>
            </w:r>
          </w:p>
        </w:tc>
        <w:tc>
          <w:tcPr/>
          <w:p>
            <w:pPr>
              <w:pStyle w:val="Compact"/>
              <w:jc w:val="right"/>
            </w:pPr>
            <w:r>
              <w:t xml:space="preserve">1.0000</w:t>
            </w:r>
          </w:p>
        </w:tc>
        <w:tc>
          <w:tcPr/>
          <w:p>
            <w:pPr>
              <w:pStyle w:val="Compact"/>
            </w:pPr>
            <w:r>
              <w:t xml:space="preserve">pfdavg</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steel</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0</w:t>
            </w:r>
          </w:p>
        </w:tc>
        <w:tc>
          <w:tcPr/>
          <w:p>
            <w:pPr>
              <w:pStyle w:val="Compact"/>
              <w:jc w:val="right"/>
            </w:pPr>
            <w:r>
              <w:t xml:space="preserve">1.0000</w:t>
            </w:r>
          </w:p>
        </w:tc>
        <w:tc>
          <w:tcPr/>
          <w:p>
            <w:pPr>
              <w:pStyle w:val="Compact"/>
            </w:pPr>
            <w:r>
              <w:t xml:space="preserve">phi_pn_kn</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r>
        <w:tc>
          <w:tcPr/>
          <w:p>
            <w:pPr>
              <w:pStyle w:val="Compact"/>
            </w:pPr>
            <w:r>
              <w:t xml:space="preserve">civil</w:t>
            </w:r>
          </w:p>
        </w:tc>
        <w:tc>
          <w:tcPr/>
          <w:p>
            <w:pPr>
              <w:pStyle w:val="Compact"/>
              <w:jc w:val="right"/>
            </w:pPr>
            <w:r>
              <w:t xml:space="preserve">25</w:t>
            </w:r>
          </w:p>
        </w:tc>
        <w:tc>
          <w:tcPr/>
          <w:p>
            <w:pPr>
              <w:pStyle w:val="Compact"/>
              <w:jc w:val="right"/>
            </w:pPr>
            <w:r>
              <w:t xml:space="preserve">25</w:t>
            </w:r>
          </w:p>
        </w:tc>
        <w:tc>
          <w:tcPr/>
          <w:p>
            <w:pPr>
              <w:pStyle w:val="Compact"/>
              <w:jc w:val="right"/>
            </w:pPr>
            <w:r>
              <w:t xml:space="preserve">0</w:t>
            </w:r>
          </w:p>
        </w:tc>
        <w:tc>
          <w:tcPr/>
          <w:p>
            <w:pPr>
              <w:pStyle w:val="Compact"/>
              <w:jc w:val="right"/>
            </w:pPr>
            <w:r>
              <w:t xml:space="preserve">1.0000</w:t>
            </w:r>
          </w:p>
        </w:tc>
        <w:tc>
          <w:tcPr/>
          <w:p>
            <w:pPr>
              <w:pStyle w:val="Compact"/>
            </w:pPr>
            <w:r>
              <w:t xml:space="preserve">phi_mn_knm</w:t>
            </w:r>
          </w:p>
        </w:tc>
        <w:tc>
          <w:tcPr/>
          <w:p>
            <w:pPr>
              <w:pStyle w:val="Compact"/>
              <w:jc w:val="right"/>
            </w:pPr>
            <w:r>
              <w:t xml:space="preserve">0.000000</w:t>
            </w:r>
          </w:p>
        </w:tc>
        <w:tc>
          <w:tcPr/>
          <w:p>
            <w:pPr>
              <w:pStyle w:val="Compact"/>
              <w:jc w:val="right"/>
            </w:pPr>
            <w:r>
              <w:t xml:space="preserve">0.000000</w:t>
            </w:r>
          </w:p>
        </w:tc>
        <w:tc>
          <w:tcPr/>
          <w:p>
            <w:pPr>
              <w:pStyle w:val="Compact"/>
              <w:jc w:val="right"/>
            </w:pPr>
            <w:r>
              <w:t xml:space="preserve">1.0000</w:t>
            </w:r>
          </w:p>
        </w:tc>
        <w:tc>
          <w:tcPr/>
          <w:p>
            <w:pPr>
              <w:pStyle w:val="Compact"/>
              <w:jc w:val="right"/>
            </w:pPr>
            <w:r>
              <w:t xml:space="preserve">1.0000</w:t>
            </w:r>
          </w:p>
        </w:tc>
      </w:tr>
    </w:tbl>
    <w:p>
      <w:pPr>
        <w:pStyle w:val="BodyText"/>
        <w:rPr>
          <w:ins w:id="372" w:author="Yuyong Kim" w:date="2026-05-10T00:00:00Z"/>
        </w:rPr>
      </w:pPr>
      <w:ins w:id="371" w:author="Yuyong Kim" w:date="2026-05-10T00:00:00Z">
        <w:r>
          <w:rPr>
            <w:b/>
            <w:bCs/>
          </w:rPr>
          <w:t xml:space="preserve">Red-flag Confusion (Per-Discipline). Per-flag, per-case counts: TP = expected and predicted; FP = predicted but not expected; FN = expected but not predicted.</w:t>
        </w:r>
      </w:ins>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Discipline</w:t>
            </w:r>
          </w:p>
        </w:tc>
        <w:tc>
          <w:tcPr/>
          <w:p>
            <w:pPr>
              <w:pStyle w:val="Compact"/>
              <w:jc w:val="right"/>
            </w:pPr>
            <w:r>
              <w:t xml:space="preserve">TP</w:t>
            </w:r>
          </w:p>
        </w:tc>
        <w:tc>
          <w:tcPr/>
          <w:p>
            <w:pPr>
              <w:pStyle w:val="Compact"/>
              <w:jc w:val="right"/>
            </w:pPr>
            <w:r>
              <w:t xml:space="preserve">FP</w:t>
            </w:r>
          </w:p>
        </w:tc>
        <w:tc>
          <w:tcPr/>
          <w:p>
            <w:pPr>
              <w:pStyle w:val="Compact"/>
              <w:jc w:val="right"/>
            </w:pPr>
            <w:r>
              <w:t xml:space="preserve">FN</w:t>
            </w:r>
          </w:p>
        </w:tc>
      </w:tr>
      <w:tr>
        <w:tc>
          <w:tcPr/>
          <w:p>
            <w:pPr>
              <w:pStyle w:val="Compact"/>
            </w:pPr>
            <w:r>
              <w:t xml:space="preserve">piping</w:t>
            </w:r>
          </w:p>
        </w:tc>
        <w:tc>
          <w:tcPr/>
          <w:p>
            <w:pPr>
              <w:pStyle w:val="Compact"/>
              <w:jc w:val="right"/>
            </w:pPr>
            <w:r>
              <w:t xml:space="preserve">29</w:t>
            </w:r>
          </w:p>
        </w:tc>
        <w:tc>
          <w:tcPr/>
          <w:p>
            <w:pPr>
              <w:pStyle w:val="Compact"/>
              <w:jc w:val="right"/>
            </w:pPr>
            <w:r>
              <w:t xml:space="preserve">0</w:t>
            </w:r>
          </w:p>
        </w:tc>
        <w:tc>
          <w:tcPr/>
          <w:p>
            <w:pPr>
              <w:pStyle w:val="Compact"/>
              <w:jc w:val="right"/>
            </w:pPr>
            <w:r>
              <w:t xml:space="preserve">0</w:t>
            </w:r>
          </w:p>
        </w:tc>
      </w:tr>
      <w:tr>
        <w:tc>
          <w:tcPr/>
          <w:p>
            <w:pPr>
              <w:pStyle w:val="Compact"/>
            </w:pPr>
            <w:r>
              <w:t xml:space="preserve">vessel</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r>
      <w:tr>
        <w:tc>
          <w:tcPr/>
          <w:p>
            <w:pPr>
              <w:pStyle w:val="Compact"/>
            </w:pPr>
            <w:r>
              <w:t xml:space="preserve">rotating</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r>
      <w:tr>
        <w:tc>
          <w:tcPr/>
          <w:p>
            <w:pPr>
              <w:pStyle w:val="Compact"/>
            </w:pPr>
            <w:r>
              <w:t xml:space="preserve">electrical</w:t>
            </w:r>
          </w:p>
        </w:tc>
        <w:tc>
          <w:tcPr/>
          <w:p>
            <w:pPr>
              <w:pStyle w:val="Compact"/>
              <w:jc w:val="right"/>
            </w:pPr>
            <w:r>
              <w:t xml:space="preserve">24</w:t>
            </w:r>
          </w:p>
        </w:tc>
        <w:tc>
          <w:tcPr/>
          <w:p>
            <w:pPr>
              <w:pStyle w:val="Compact"/>
              <w:jc w:val="right"/>
            </w:pPr>
            <w:r>
              <w:t xml:space="preserve">0</w:t>
            </w:r>
          </w:p>
        </w:tc>
        <w:tc>
          <w:tcPr/>
          <w:p>
            <w:pPr>
              <w:pStyle w:val="Compact"/>
              <w:jc w:val="right"/>
            </w:pPr>
            <w:r>
              <w:t xml:space="preserve">0</w:t>
            </w:r>
          </w:p>
        </w:tc>
      </w:tr>
      <w:tr>
        <w:tc>
          <w:tcPr/>
          <w:p>
            <w:pPr>
              <w:pStyle w:val="Compact"/>
            </w:pPr>
            <w:r>
              <w:t xml:space="preserve">instrumentation</w:t>
            </w:r>
          </w:p>
        </w:tc>
        <w:tc>
          <w:tcPr/>
          <w:p>
            <w:pPr>
              <w:pStyle w:val="Compact"/>
              <w:jc w:val="right"/>
            </w:pPr>
            <w:r>
              <w:t xml:space="preserve">28</w:t>
            </w:r>
          </w:p>
        </w:tc>
        <w:tc>
          <w:tcPr/>
          <w:p>
            <w:pPr>
              <w:pStyle w:val="Compact"/>
              <w:jc w:val="right"/>
            </w:pPr>
            <w:r>
              <w:t xml:space="preserve">0</w:t>
            </w:r>
          </w:p>
        </w:tc>
        <w:tc>
          <w:tcPr/>
          <w:p>
            <w:pPr>
              <w:pStyle w:val="Compact"/>
              <w:jc w:val="right"/>
            </w:pPr>
            <w:r>
              <w:t xml:space="preserve">0</w:t>
            </w:r>
          </w:p>
        </w:tc>
      </w:tr>
      <w:tr>
        <w:tc>
          <w:tcPr/>
          <w:p>
            <w:pPr>
              <w:pStyle w:val="Compact"/>
            </w:pPr>
            <w:r>
              <w:t xml:space="preserve">steel</w:t>
            </w:r>
          </w:p>
        </w:tc>
        <w:tc>
          <w:tcPr/>
          <w:p>
            <w:pPr>
              <w:pStyle w:val="Compact"/>
              <w:jc w:val="right"/>
            </w:pPr>
            <w:r>
              <w:t xml:space="preserve">26</w:t>
            </w:r>
          </w:p>
        </w:tc>
        <w:tc>
          <w:tcPr/>
          <w:p>
            <w:pPr>
              <w:pStyle w:val="Compact"/>
              <w:jc w:val="right"/>
            </w:pPr>
            <w:r>
              <w:t xml:space="preserve">0</w:t>
            </w:r>
          </w:p>
        </w:tc>
        <w:tc>
          <w:tcPr/>
          <w:p>
            <w:pPr>
              <w:pStyle w:val="Compact"/>
              <w:jc w:val="right"/>
            </w:pPr>
            <w:r>
              <w:t xml:space="preserve">0</w:t>
            </w:r>
          </w:p>
        </w:tc>
      </w:tr>
      <w:tr>
        <w:tc>
          <w:tcPr/>
          <w:p>
            <w:pPr>
              <w:pStyle w:val="Compact"/>
            </w:pPr>
            <w:r>
              <w:t xml:space="preserve">civil</w:t>
            </w:r>
          </w:p>
        </w:tc>
        <w:tc>
          <w:tcPr/>
          <w:p>
            <w:pPr>
              <w:pStyle w:val="Compact"/>
              <w:jc w:val="right"/>
            </w:pPr>
            <w:r>
              <w:t xml:space="preserve">26</w:t>
            </w:r>
          </w:p>
        </w:tc>
        <w:tc>
          <w:tcPr/>
          <w:p>
            <w:pPr>
              <w:pStyle w:val="Compact"/>
              <w:jc w:val="right"/>
            </w:pPr>
            <w:r>
              <w:t xml:space="preserve">0</w:t>
            </w:r>
          </w:p>
        </w:tc>
        <w:tc>
          <w:tcPr/>
          <w:p>
            <w:pPr>
              <w:pStyle w:val="Compact"/>
              <w:jc w:val="right"/>
            </w:pPr>
            <w:r>
              <w:t xml:space="preserve">0</w:t>
            </w:r>
          </w:p>
        </w:tc>
      </w:tr>
    </w:tbl>
    <w:p>
      <w:pPr>
        <w:pStyle w:val="BodyText"/>
        <w:rPr>
          <w:ins w:id="374" w:author="Yuyong Kim" w:date="2026-05-10T00:00:00Z"/>
        </w:rPr>
      </w:pPr>
      <w:ins w:id="373" w:author="Yuyong Kim" w:date="2026-05-10T00:00:00Z">
        <w:r>
          <w:rPr>
            <w:b/>
            <w:bCs/>
          </w:rPr>
          <w:t xml:space="preserve">Caveat (self-consistency, not external ground-truth fidelity). The expected outputs in datasets/golden_standards/*.json were generated by the same calculation engine that the runtime now reproduces. The 1.0000 uniform accuracy therefore measures implementation self-consistency — the engine’s behaviour at runtime matches its behaviour at dataset-generation time — not external fidelity to a separately validated reference. This caveat is consistent with the “implementation verification, not predictive validation” framing of §6.1 and is restated as Limitation 8 in §8.</w:t>
        </w:r>
      </w:ins>
    </w:p>
    <w:bookmarkEnd w:id="79"/>
    <w:bookmarkStart w:id="80" w:name="b.2-recallk-extension-k-1..10"/>
    <w:p>
      <w:pPr>
        <w:pStyle w:val="Heading3"/>
      </w:pPr>
      <w:r>
        <w:t xml:space="preserve">B.2 Recall@K extension (K = 1..10)</w:t>
      </w:r>
    </w:p>
    <w:p>
      <w:pPr>
        <w:pStyle w:val="FirstParagraph"/>
        <w:rPr>
          <w:ins w:id="376" w:author="Yuyong Kim" w:date="2026-05-10T00:00:00Z"/>
        </w:rPr>
      </w:pPr>
      <w:ins w:id="375" w:author="Yuyong Kim" w:date="2026-05-10T00:00:00Z">
        <w:r>
          <w:t xml:space="preserve">Per-K table from outputs/rag_retrieval_extended.md (Dataset: datasets/kosha_rag/rag_eval_queries.json; queries: 50; bootstrap draws: 1000, seed=20260508):</w:t>
        </w:r>
      </w:ins>
    </w:p>
    <w:p>
      <w:pPr>
        <w:pStyle w:val="BodyText"/>
      </w:pPr>
      <w:del w:id="377" w:author="Yuyong Kim" w:date="2026-05-10T00:00:00Z">
        <w:r>
          <w:rPr>
            <w:b/>
            <w:bCs/>
          </w:rPr>
          <w:delText xml:space="preserve">I</w:delText>
        </w:r>
      </w:del>
      <w:ins w:id="378" w:author="Yuyong Kim" w:date="2026-05-10T00:00:00Z">
        <w:r>
          <w:rPr>
            <w:b/>
            <w:bCs/>
          </w:rPr>
          <w:t xml:space="preserve">Poi</w:t>
        </w:r>
      </w:ins>
      <w:r>
        <w:rPr>
          <w:b/>
          <w:bCs/>
        </w:rPr>
        <w:t xml:space="preserve">n</w:t>
      </w:r>
      <w:ins w:id="379" w:author="Yuyong Kim" w:date="2026-05-10T00:00:00Z">
        <w:r>
          <w:rPr>
            <w:b/>
            <w:bCs/>
          </w:rPr>
          <w:t xml:space="preserve">t E</w:t>
        </w:r>
      </w:ins>
      <w:r>
        <w:rPr>
          <w:b/>
          <w:bCs/>
        </w:rPr>
        <w:t xml:space="preserve">st</w:t>
      </w:r>
      <w:del w:id="380" w:author="Yuyong Kim" w:date="2026-05-10T00:00:00Z">
        <w:r>
          <w:rPr>
            <w:b/>
            <w:bCs/>
          </w:rPr>
          <w:delText xml:space="preserve">ru</w:delText>
        </w:r>
      </w:del>
      <w:ins w:id="381" w:author="Yuyong Kim" w:date="2026-05-10T00:00:00Z">
        <w:r>
          <w:rPr>
            <w:b/>
            <w:bCs/>
          </w:rPr>
          <w:t xml:space="preserve">i</w:t>
        </w:r>
      </w:ins>
      <w:r>
        <w:rPr>
          <w:b/>
          <w:bCs/>
        </w:rPr>
        <w:t xml:space="preserve">m</w:t>
      </w:r>
      <w:del w:id="382" w:author="Yuyong Kim" w:date="2026-05-10T00:00:00Z">
        <w:r>
          <w:rPr>
            <w:b/>
            <w:bCs/>
          </w:rPr>
          <w:delText xml:space="preserve">ent</w:delText>
        </w:r>
      </w:del>
      <w:r>
        <w:rPr>
          <w:b/>
          <w:bCs/>
        </w:rPr>
        <w:t xml:space="preserve">at</w:t>
      </w:r>
      <w:del w:id="383" w:author="Yuyong Kim" w:date="2026-05-10T00:00:00Z">
        <w:r>
          <w:rPr>
            <w:b/>
            <w:bCs/>
          </w:rPr>
          <w:delText xml:space="preserve">ion ↔ V</w:delText>
        </w:r>
      </w:del>
      <w:r>
        <w:rPr>
          <w:b/>
          <w:bCs/>
        </w:rPr>
        <w:t xml:space="preserve">es</w:t>
      </w:r>
      <w:del w:id="384" w:author="Yuyong Kim" w:date="2026-05-10T00:00:00Z">
        <w:r>
          <w:rPr>
            <w:b/>
            <w:bCs/>
          </w:rPr>
          <w:delText xml:space="preserve">s</w:delText>
        </w:r>
      </w:del>
      <w:ins w:id="385" w:author="Yuyong Kim" w:date="2026-05-10T00:00:00Z">
        <w:r>
          <w:rPr>
            <w:b/>
            <w:bCs/>
          </w:rPr>
          <w:t xml:space="preserve"> p</w:t>
        </w:r>
      </w:ins>
      <w:r>
        <w:rPr>
          <w:b/>
          <w:bCs/>
        </w:rPr>
        <w:t xml:space="preserve">e</w:t>
      </w:r>
      <w:del w:id="386" w:author="Yuyong Kim" w:date="2026-05-10T00:00:00Z">
        <w:r>
          <w:rPr>
            <w:b/>
            <w:bCs/>
          </w:rPr>
          <w:delText xml:space="preserve">l</w:delText>
        </w:r>
      </w:del>
      <w:ins w:id="387" w:author="Yuyong Kim" w:date="2026-05-10T00:00:00Z">
        <w:r>
          <w:rPr>
            <w:b/>
            <w:bCs/>
          </w:rPr>
          <w:t xml:space="preserve">r K</w:t>
        </w:r>
      </w:ins>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K</w:t>
            </w:r>
          </w:p>
        </w:tc>
        <w:tc>
          <w:tcPr/>
          <w:p>
            <w:pPr>
              <w:pStyle w:val="Compact"/>
              <w:jc w:val="right"/>
            </w:pPr>
            <w:r>
              <w:t xml:space="preserve">Plain</w:t>
            </w:r>
          </w:p>
        </w:tc>
        <w:tc>
          <w:tcPr/>
          <w:p>
            <w:pPr>
              <w:pStyle w:val="Compact"/>
              <w:jc w:val="right"/>
            </w:pPr>
            <w:r>
              <w:t xml:space="preserve">Enhanced</w:t>
            </w:r>
          </w:p>
        </w:tc>
        <w:tc>
          <w:tcPr/>
          <w:p>
            <w:pPr>
              <w:pStyle w:val="Compact"/>
              <w:jc w:val="right"/>
            </w:pPr>
            <w:r>
              <w:t xml:space="preserve">Delta (E - P)</w:t>
            </w:r>
          </w:p>
        </w:tc>
      </w:tr>
      <w:tr>
        <w:tc>
          <w:tcPr/>
          <w:p>
            <w:pPr>
              <w:pStyle w:val="Compact"/>
              <w:jc w:val="right"/>
            </w:pPr>
            <w:r>
              <w:t xml:space="preserve">1</w:t>
            </w:r>
          </w:p>
        </w:tc>
        <w:tc>
          <w:tcPr/>
          <w:p>
            <w:pPr>
              <w:pStyle w:val="Compact"/>
              <w:jc w:val="right"/>
            </w:pPr>
            <w:r>
              <w:t xml:space="preserve">0.4400</w:t>
            </w:r>
          </w:p>
        </w:tc>
        <w:tc>
          <w:tcPr/>
          <w:p>
            <w:pPr>
              <w:pStyle w:val="Compact"/>
              <w:jc w:val="right"/>
            </w:pPr>
            <w:r>
              <w:t xml:space="preserve">0.7400</w:t>
            </w:r>
          </w:p>
        </w:tc>
        <w:tc>
          <w:tcPr/>
          <w:p>
            <w:pPr>
              <w:pStyle w:val="Compact"/>
              <w:jc w:val="right"/>
            </w:pPr>
            <w:r>
              <w:t xml:space="preserve">+0.3000</w:t>
            </w:r>
          </w:p>
        </w:tc>
      </w:tr>
      <w:tr>
        <w:tc>
          <w:tcPr/>
          <w:p>
            <w:pPr>
              <w:pStyle w:val="Compact"/>
              <w:jc w:val="right"/>
            </w:pPr>
            <w:r>
              <w:t xml:space="preserve">2</w:t>
            </w:r>
          </w:p>
        </w:tc>
        <w:tc>
          <w:tcPr/>
          <w:p>
            <w:pPr>
              <w:pStyle w:val="Compact"/>
              <w:jc w:val="right"/>
            </w:pPr>
            <w:r>
              <w:t xml:space="preserve">0.6000</w:t>
            </w:r>
          </w:p>
        </w:tc>
        <w:tc>
          <w:tcPr/>
          <w:p>
            <w:pPr>
              <w:pStyle w:val="Compact"/>
              <w:jc w:val="right"/>
            </w:pPr>
            <w:r>
              <w:t xml:space="preserve">0.8200</w:t>
            </w:r>
          </w:p>
        </w:tc>
        <w:tc>
          <w:tcPr/>
          <w:p>
            <w:pPr>
              <w:pStyle w:val="Compact"/>
              <w:jc w:val="right"/>
            </w:pPr>
            <w:r>
              <w:t xml:space="preserve">+0.2200</w:t>
            </w:r>
          </w:p>
        </w:tc>
      </w:tr>
      <w:tr>
        <w:tc>
          <w:tcPr/>
          <w:p>
            <w:pPr>
              <w:pStyle w:val="Compact"/>
              <w:jc w:val="right"/>
            </w:pPr>
            <w:r>
              <w:t xml:space="preserve">3</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r>
      <w:tr>
        <w:tc>
          <w:tcPr/>
          <w:p>
            <w:pPr>
              <w:pStyle w:val="Compact"/>
              <w:jc w:val="right"/>
            </w:pPr>
            <w:r>
              <w:t xml:space="preserve">4</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r>
      <w:tr>
        <w:tc>
          <w:tcPr/>
          <w:p>
            <w:pPr>
              <w:pStyle w:val="Compact"/>
              <w:jc w:val="right"/>
            </w:pPr>
            <w:r>
              <w:t xml:space="preserve">5</w:t>
            </w:r>
          </w:p>
        </w:tc>
        <w:tc>
          <w:tcPr/>
          <w:p>
            <w:pPr>
              <w:pStyle w:val="Compact"/>
              <w:jc w:val="right"/>
            </w:pPr>
            <w:r>
              <w:t xml:space="preserve">0.7400</w:t>
            </w:r>
          </w:p>
        </w:tc>
        <w:tc>
          <w:tcPr/>
          <w:p>
            <w:pPr>
              <w:pStyle w:val="Compact"/>
              <w:jc w:val="right"/>
            </w:pPr>
            <w:r>
              <w:t xml:space="preserve">0.8600</w:t>
            </w:r>
          </w:p>
        </w:tc>
        <w:tc>
          <w:tcPr/>
          <w:p>
            <w:pPr>
              <w:pStyle w:val="Compact"/>
              <w:jc w:val="right"/>
            </w:pPr>
            <w:r>
              <w:t xml:space="preserve">+0.1200</w:t>
            </w:r>
          </w:p>
        </w:tc>
      </w:tr>
      <w:tr>
        <w:tc>
          <w:tcPr/>
          <w:p>
            <w:pPr>
              <w:pStyle w:val="Compact"/>
              <w:jc w:val="right"/>
            </w:pPr>
            <w:r>
              <w:t xml:space="preserve">6</w:t>
            </w:r>
          </w:p>
        </w:tc>
        <w:tc>
          <w:tcPr/>
          <w:p>
            <w:pPr>
              <w:pStyle w:val="Compact"/>
              <w:jc w:val="right"/>
            </w:pPr>
            <w:r>
              <w:t xml:space="preserve">0.7600</w:t>
            </w:r>
          </w:p>
        </w:tc>
        <w:tc>
          <w:tcPr/>
          <w:p>
            <w:pPr>
              <w:pStyle w:val="Compact"/>
              <w:jc w:val="right"/>
            </w:pPr>
            <w:r>
              <w:t xml:space="preserve">0.8600</w:t>
            </w:r>
          </w:p>
        </w:tc>
        <w:tc>
          <w:tcPr/>
          <w:p>
            <w:pPr>
              <w:pStyle w:val="Compact"/>
              <w:jc w:val="right"/>
            </w:pPr>
            <w:r>
              <w:t xml:space="preserve">+0.1000</w:t>
            </w:r>
          </w:p>
        </w:tc>
      </w:tr>
      <w:tr>
        <w:tc>
          <w:tcPr/>
          <w:p>
            <w:pPr>
              <w:pStyle w:val="Compact"/>
              <w:jc w:val="right"/>
            </w:pPr>
            <w:r>
              <w:t xml:space="preserve">7</w:t>
            </w:r>
          </w:p>
        </w:tc>
        <w:tc>
          <w:tcPr/>
          <w:p>
            <w:pPr>
              <w:pStyle w:val="Compact"/>
              <w:jc w:val="right"/>
            </w:pPr>
            <w:r>
              <w:t xml:space="preserve">0.7600</w:t>
            </w:r>
          </w:p>
        </w:tc>
        <w:tc>
          <w:tcPr/>
          <w:p>
            <w:pPr>
              <w:pStyle w:val="Compact"/>
              <w:jc w:val="right"/>
            </w:pPr>
            <w:r>
              <w:t xml:space="preserve">0.8600</w:t>
            </w:r>
          </w:p>
        </w:tc>
        <w:tc>
          <w:tcPr/>
          <w:p>
            <w:pPr>
              <w:pStyle w:val="Compact"/>
              <w:jc w:val="right"/>
            </w:pPr>
            <w:r>
              <w:t xml:space="preserve">+0.1000</w:t>
            </w:r>
          </w:p>
        </w:tc>
      </w:tr>
      <w:tr>
        <w:tc>
          <w:tcPr/>
          <w:p>
            <w:pPr>
              <w:pStyle w:val="Compact"/>
              <w:jc w:val="right"/>
            </w:pPr>
            <w:r>
              <w:t xml:space="preserve">8</w:t>
            </w:r>
          </w:p>
        </w:tc>
        <w:tc>
          <w:tcPr/>
          <w:p>
            <w:pPr>
              <w:pStyle w:val="Compact"/>
              <w:jc w:val="right"/>
            </w:pPr>
            <w:r>
              <w:t xml:space="preserve">0.7600</w:t>
            </w:r>
          </w:p>
        </w:tc>
        <w:tc>
          <w:tcPr/>
          <w:p>
            <w:pPr>
              <w:pStyle w:val="Compact"/>
              <w:jc w:val="right"/>
            </w:pPr>
            <w:r>
              <w:t xml:space="preserve">0.8600</w:t>
            </w:r>
          </w:p>
        </w:tc>
        <w:tc>
          <w:tcPr/>
          <w:p>
            <w:pPr>
              <w:pStyle w:val="Compact"/>
              <w:jc w:val="right"/>
            </w:pPr>
            <w:r>
              <w:t xml:space="preserve">+0.1000</w:t>
            </w:r>
          </w:p>
        </w:tc>
      </w:tr>
      <w:tr>
        <w:tc>
          <w:tcPr/>
          <w:p>
            <w:pPr>
              <w:pStyle w:val="Compact"/>
              <w:jc w:val="right"/>
            </w:pPr>
            <w:r>
              <w:t xml:space="preserve">9</w:t>
            </w:r>
          </w:p>
        </w:tc>
        <w:tc>
          <w:tcPr/>
          <w:p>
            <w:pPr>
              <w:pStyle w:val="Compact"/>
              <w:jc w:val="right"/>
            </w:pPr>
            <w:r>
              <w:t xml:space="preserve">0.8000</w:t>
            </w:r>
          </w:p>
        </w:tc>
        <w:tc>
          <w:tcPr/>
          <w:p>
            <w:pPr>
              <w:pStyle w:val="Compact"/>
              <w:jc w:val="right"/>
            </w:pPr>
            <w:r>
              <w:t xml:space="preserve">0.8600</w:t>
            </w:r>
          </w:p>
        </w:tc>
        <w:tc>
          <w:tcPr/>
          <w:p>
            <w:pPr>
              <w:pStyle w:val="Compact"/>
              <w:jc w:val="right"/>
            </w:pPr>
            <w:r>
              <w:t xml:space="preserve">+0.0600</w:t>
            </w:r>
          </w:p>
        </w:tc>
      </w:tr>
      <w:tr>
        <w:tc>
          <w:tcPr/>
          <w:p>
            <w:pPr>
              <w:pStyle w:val="Compact"/>
              <w:jc w:val="right"/>
            </w:pPr>
            <w:r>
              <w:t xml:space="preserve">10</w:t>
            </w:r>
          </w:p>
        </w:tc>
        <w:tc>
          <w:tcPr/>
          <w:p>
            <w:pPr>
              <w:pStyle w:val="Compact"/>
              <w:jc w:val="right"/>
            </w:pPr>
            <w:r>
              <w:t xml:space="preserve">0.8000</w:t>
            </w:r>
          </w:p>
        </w:tc>
        <w:tc>
          <w:tcPr/>
          <w:p>
            <w:pPr>
              <w:pStyle w:val="Compact"/>
              <w:jc w:val="right"/>
            </w:pPr>
            <w:r>
              <w:t xml:space="preserve">0.8600</w:t>
            </w:r>
          </w:p>
        </w:tc>
        <w:tc>
          <w:tcPr/>
          <w:p>
            <w:pPr>
              <w:pStyle w:val="Compact"/>
              <w:jc w:val="right"/>
            </w:pPr>
            <w:r>
              <w:t xml:space="preserve">+0.0600</w:t>
            </w:r>
          </w:p>
        </w:tc>
      </w:tr>
    </w:tbl>
    <w:p>
      <w:pPr>
        <w:pStyle w:val="BodyText"/>
        <w:rPr>
          <w:ins w:id="389" w:author="Yuyong Kim" w:date="2026-05-10T00:00:00Z"/>
        </w:rPr>
      </w:pPr>
      <w:ins w:id="388" w:author="Yuyong Kim" w:date="2026-05-10T00:00:00Z">
        <w:r>
          <w:rPr>
            <w:b/>
            <w:bCs/>
          </w:rPr>
          <w:t xml:space="preserve">Paired Difference (Enhanced − Plain) per K</w:t>
        </w:r>
      </w:ins>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K</w:t>
            </w:r>
          </w:p>
        </w:tc>
        <w:tc>
          <w:tcPr/>
          <w:p>
            <w:pPr>
              <w:pStyle w:val="Compact"/>
              <w:jc w:val="right"/>
            </w:pPr>
            <w:r>
              <w:t xml:space="preserve">Mean</w:t>
            </w:r>
          </w:p>
        </w:tc>
        <w:tc>
          <w:tcPr/>
          <w:p>
            <w:pPr>
              <w:pStyle w:val="Compact"/>
              <w:jc w:val="right"/>
            </w:pPr>
            <w:r>
              <w:t xml:space="preserve">2.5%</w:t>
            </w:r>
          </w:p>
        </w:tc>
        <w:tc>
          <w:tcPr/>
          <w:p>
            <w:pPr>
              <w:pStyle w:val="Compact"/>
              <w:jc w:val="right"/>
            </w:pPr>
            <w:r>
              <w:t xml:space="preserve">97.5%</w:t>
            </w:r>
          </w:p>
        </w:tc>
        <w:tc>
          <w:tcPr/>
          <w:p>
            <w:pPr>
              <w:pStyle w:val="Compact"/>
            </w:pPr>
            <w:r>
              <w:t xml:space="preserve">CI excludes 0?</w:t>
            </w:r>
          </w:p>
        </w:tc>
      </w:tr>
      <w:tr>
        <w:tc>
          <w:tcPr/>
          <w:p>
            <w:pPr>
              <w:pStyle w:val="Compact"/>
              <w:jc w:val="right"/>
            </w:pPr>
            <w:r>
              <w:t xml:space="preserve">1</w:t>
            </w:r>
          </w:p>
        </w:tc>
        <w:tc>
          <w:tcPr/>
          <w:p>
            <w:pPr>
              <w:pStyle w:val="Compact"/>
              <w:jc w:val="right"/>
            </w:pPr>
            <w:r>
              <w:t xml:space="preserve">+0.3031</w:t>
            </w:r>
          </w:p>
        </w:tc>
        <w:tc>
          <w:tcPr/>
          <w:p>
            <w:pPr>
              <w:pStyle w:val="Compact"/>
              <w:jc w:val="right"/>
            </w:pPr>
            <w:r>
              <w:t xml:space="preserve">+0.1400</w:t>
            </w:r>
          </w:p>
        </w:tc>
        <w:tc>
          <w:tcPr/>
          <w:p>
            <w:pPr>
              <w:pStyle w:val="Compact"/>
              <w:jc w:val="right"/>
            </w:pPr>
            <w:r>
              <w:t xml:space="preserve">+0.4800</w:t>
            </w:r>
          </w:p>
        </w:tc>
        <w:tc>
          <w:tcPr/>
          <w:p>
            <w:pPr>
              <w:pStyle w:val="Compact"/>
            </w:pPr>
            <w:r>
              <w:t xml:space="preserve">yes</w:t>
            </w:r>
          </w:p>
        </w:tc>
      </w:tr>
      <w:tr>
        <w:tc>
          <w:tcPr/>
          <w:p>
            <w:pPr>
              <w:pStyle w:val="Compact"/>
              <w:jc w:val="right"/>
            </w:pPr>
            <w:r>
              <w:t xml:space="preserve">2</w:t>
            </w:r>
          </w:p>
        </w:tc>
        <w:tc>
          <w:tcPr/>
          <w:p>
            <w:pPr>
              <w:pStyle w:val="Compact"/>
              <w:jc w:val="right"/>
            </w:pPr>
            <w:r>
              <w:t xml:space="preserve">+0.2236</w:t>
            </w:r>
          </w:p>
        </w:tc>
        <w:tc>
          <w:tcPr/>
          <w:p>
            <w:pPr>
              <w:pStyle w:val="Compact"/>
              <w:jc w:val="right"/>
            </w:pPr>
            <w:r>
              <w:t xml:space="preserve">+0.0600</w:t>
            </w:r>
          </w:p>
        </w:tc>
        <w:tc>
          <w:tcPr/>
          <w:p>
            <w:pPr>
              <w:pStyle w:val="Compact"/>
              <w:jc w:val="right"/>
            </w:pPr>
            <w:r>
              <w:t xml:space="preserve">+0.3800</w:t>
            </w:r>
          </w:p>
        </w:tc>
        <w:tc>
          <w:tcPr/>
          <w:p>
            <w:pPr>
              <w:pStyle w:val="Compact"/>
            </w:pPr>
            <w:r>
              <w:t xml:space="preserve">yes</w:t>
            </w:r>
          </w:p>
        </w:tc>
      </w:tr>
      <w:tr>
        <w:tc>
          <w:tcPr/>
          <w:p>
            <w:pPr>
              <w:pStyle w:val="Compact"/>
              <w:jc w:val="right"/>
            </w:pPr>
            <w:r>
              <w:t xml:space="preserve">3</w:t>
            </w:r>
          </w:p>
        </w:tc>
        <w:tc>
          <w:tcPr/>
          <w:p>
            <w:pPr>
              <w:pStyle w:val="Compact"/>
              <w:jc w:val="right"/>
            </w:pPr>
            <w:r>
              <w:t xml:space="preserve">+0.1216</w:t>
            </w:r>
          </w:p>
        </w:tc>
        <w:tc>
          <w:tcPr/>
          <w:p>
            <w:pPr>
              <w:pStyle w:val="Compact"/>
              <w:jc w:val="right"/>
            </w:pPr>
            <w:r>
              <w:t xml:space="preserve">-0.0200</w:t>
            </w:r>
          </w:p>
        </w:tc>
        <w:tc>
          <w:tcPr/>
          <w:p>
            <w:pPr>
              <w:pStyle w:val="Compact"/>
              <w:jc w:val="right"/>
            </w:pPr>
            <w:r>
              <w:t xml:space="preserve">+0.2600</w:t>
            </w:r>
          </w:p>
        </w:tc>
        <w:tc>
          <w:tcPr/>
          <w:p>
            <w:pPr>
              <w:pStyle w:val="Compact"/>
            </w:pPr>
            <w:r>
              <w:t xml:space="preserve">no</w:t>
            </w:r>
          </w:p>
        </w:tc>
      </w:tr>
      <w:tr>
        <w:tc>
          <w:tcPr/>
          <w:p>
            <w:pPr>
              <w:pStyle w:val="Compact"/>
              <w:jc w:val="right"/>
            </w:pPr>
            <w:r>
              <w:t xml:space="preserve">4</w:t>
            </w:r>
          </w:p>
        </w:tc>
        <w:tc>
          <w:tcPr/>
          <w:p>
            <w:pPr>
              <w:pStyle w:val="Compact"/>
              <w:jc w:val="right"/>
            </w:pPr>
            <w:r>
              <w:t xml:space="preserve">+0.1216</w:t>
            </w:r>
          </w:p>
        </w:tc>
        <w:tc>
          <w:tcPr/>
          <w:p>
            <w:pPr>
              <w:pStyle w:val="Compact"/>
              <w:jc w:val="right"/>
            </w:pPr>
            <w:r>
              <w:t xml:space="preserve">-0.0200</w:t>
            </w:r>
          </w:p>
        </w:tc>
        <w:tc>
          <w:tcPr/>
          <w:p>
            <w:pPr>
              <w:pStyle w:val="Compact"/>
              <w:jc w:val="right"/>
            </w:pPr>
            <w:r>
              <w:t xml:space="preserve">+0.2600</w:t>
            </w:r>
          </w:p>
        </w:tc>
        <w:tc>
          <w:tcPr/>
          <w:p>
            <w:pPr>
              <w:pStyle w:val="Compact"/>
            </w:pPr>
            <w:r>
              <w:t xml:space="preserve">no</w:t>
            </w:r>
          </w:p>
        </w:tc>
      </w:tr>
      <w:tr>
        <w:tc>
          <w:tcPr/>
          <w:p>
            <w:pPr>
              <w:pStyle w:val="Compact"/>
              <w:jc w:val="right"/>
            </w:pPr>
            <w:r>
              <w:t xml:space="preserve">5</w:t>
            </w:r>
          </w:p>
        </w:tc>
        <w:tc>
          <w:tcPr/>
          <w:p>
            <w:pPr>
              <w:pStyle w:val="Compact"/>
              <w:jc w:val="right"/>
            </w:pPr>
            <w:r>
              <w:t xml:space="preserve">+0.1216</w:t>
            </w:r>
          </w:p>
        </w:tc>
        <w:tc>
          <w:tcPr/>
          <w:p>
            <w:pPr>
              <w:pStyle w:val="Compact"/>
              <w:jc w:val="right"/>
            </w:pPr>
            <w:r>
              <w:t xml:space="preserve">-0.0200</w:t>
            </w:r>
          </w:p>
        </w:tc>
        <w:tc>
          <w:tcPr/>
          <w:p>
            <w:pPr>
              <w:pStyle w:val="Compact"/>
              <w:jc w:val="right"/>
            </w:pPr>
            <w:r>
              <w:t xml:space="preserve">+0.2600</w:t>
            </w:r>
          </w:p>
        </w:tc>
        <w:tc>
          <w:tcPr/>
          <w:p>
            <w:pPr>
              <w:pStyle w:val="Compact"/>
            </w:pPr>
            <w:r>
              <w:t xml:space="preserve">no</w:t>
            </w:r>
          </w:p>
        </w:tc>
      </w:tr>
      <w:tr>
        <w:tc>
          <w:tcPr/>
          <w:p>
            <w:pPr>
              <w:pStyle w:val="Compact"/>
              <w:jc w:val="right"/>
            </w:pPr>
            <w:r>
              <w:t xml:space="preserve">6</w:t>
            </w:r>
          </w:p>
        </w:tc>
        <w:tc>
          <w:tcPr/>
          <w:p>
            <w:pPr>
              <w:pStyle w:val="Compact"/>
              <w:jc w:val="right"/>
            </w:pPr>
            <w:r>
              <w:t xml:space="preserve">+0.1020</w:t>
            </w:r>
          </w:p>
        </w:tc>
        <w:tc>
          <w:tcPr/>
          <w:p>
            <w:pPr>
              <w:pStyle w:val="Compact"/>
              <w:jc w:val="right"/>
            </w:pPr>
            <w:r>
              <w:t xml:space="preserve">-0.0200</w:t>
            </w:r>
          </w:p>
        </w:tc>
        <w:tc>
          <w:tcPr/>
          <w:p>
            <w:pPr>
              <w:pStyle w:val="Compact"/>
              <w:jc w:val="right"/>
            </w:pPr>
            <w:r>
              <w:t xml:space="preserve">+0.2200</w:t>
            </w:r>
          </w:p>
        </w:tc>
        <w:tc>
          <w:tcPr/>
          <w:p>
            <w:pPr>
              <w:pStyle w:val="Compact"/>
            </w:pPr>
            <w:r>
              <w:t xml:space="preserve">no</w:t>
            </w:r>
          </w:p>
        </w:tc>
      </w:tr>
      <w:tr>
        <w:tc>
          <w:tcPr/>
          <w:p>
            <w:pPr>
              <w:pStyle w:val="Compact"/>
              <w:jc w:val="right"/>
            </w:pPr>
            <w:r>
              <w:t xml:space="preserve">7</w:t>
            </w:r>
          </w:p>
        </w:tc>
        <w:tc>
          <w:tcPr/>
          <w:p>
            <w:pPr>
              <w:pStyle w:val="Compact"/>
              <w:jc w:val="right"/>
            </w:pPr>
            <w:r>
              <w:t xml:space="preserve">+0.1020</w:t>
            </w:r>
          </w:p>
        </w:tc>
        <w:tc>
          <w:tcPr/>
          <w:p>
            <w:pPr>
              <w:pStyle w:val="Compact"/>
              <w:jc w:val="right"/>
            </w:pPr>
            <w:r>
              <w:t xml:space="preserve">-0.0200</w:t>
            </w:r>
          </w:p>
        </w:tc>
        <w:tc>
          <w:tcPr/>
          <w:p>
            <w:pPr>
              <w:pStyle w:val="Compact"/>
              <w:jc w:val="right"/>
            </w:pPr>
            <w:r>
              <w:t xml:space="preserve">+0.2200</w:t>
            </w:r>
          </w:p>
        </w:tc>
        <w:tc>
          <w:tcPr/>
          <w:p>
            <w:pPr>
              <w:pStyle w:val="Compact"/>
            </w:pPr>
            <w:r>
              <w:t xml:space="preserve">no</w:t>
            </w:r>
          </w:p>
        </w:tc>
      </w:tr>
      <w:tr>
        <w:tc>
          <w:tcPr/>
          <w:p>
            <w:pPr>
              <w:pStyle w:val="Compact"/>
              <w:jc w:val="right"/>
            </w:pPr>
            <w:r>
              <w:t xml:space="preserve">8</w:t>
            </w:r>
          </w:p>
        </w:tc>
        <w:tc>
          <w:tcPr/>
          <w:p>
            <w:pPr>
              <w:pStyle w:val="Compact"/>
              <w:jc w:val="right"/>
            </w:pPr>
            <w:r>
              <w:t xml:space="preserve">+0.1020</w:t>
            </w:r>
          </w:p>
        </w:tc>
        <w:tc>
          <w:tcPr/>
          <w:p>
            <w:pPr>
              <w:pStyle w:val="Compact"/>
              <w:jc w:val="right"/>
            </w:pPr>
            <w:r>
              <w:t xml:space="preserve">-0.0200</w:t>
            </w:r>
          </w:p>
        </w:tc>
        <w:tc>
          <w:tcPr/>
          <w:p>
            <w:pPr>
              <w:pStyle w:val="Compact"/>
              <w:jc w:val="right"/>
            </w:pPr>
            <w:r>
              <w:t xml:space="preserve">+0.2200</w:t>
            </w:r>
          </w:p>
        </w:tc>
        <w:tc>
          <w:tcPr/>
          <w:p>
            <w:pPr>
              <w:pStyle w:val="Compact"/>
            </w:pPr>
            <w:r>
              <w:t xml:space="preserve">no</w:t>
            </w:r>
          </w:p>
        </w:tc>
      </w:tr>
      <w:tr>
        <w:tc>
          <w:tcPr/>
          <w:p>
            <w:pPr>
              <w:pStyle w:val="Compact"/>
              <w:jc w:val="right"/>
            </w:pPr>
            <w:r>
              <w:t xml:space="preserve">9</w:t>
            </w:r>
          </w:p>
        </w:tc>
        <w:tc>
          <w:tcPr/>
          <w:p>
            <w:pPr>
              <w:pStyle w:val="Compact"/>
              <w:jc w:val="right"/>
            </w:pPr>
            <w:r>
              <w:t xml:space="preserve">+0.0609</w:t>
            </w:r>
          </w:p>
        </w:tc>
        <w:tc>
          <w:tcPr/>
          <w:p>
            <w:pPr>
              <w:pStyle w:val="Compact"/>
              <w:jc w:val="right"/>
            </w:pPr>
            <w:r>
              <w:t xml:space="preserve">-0.0600</w:t>
            </w:r>
          </w:p>
        </w:tc>
        <w:tc>
          <w:tcPr/>
          <w:p>
            <w:pPr>
              <w:pStyle w:val="Compact"/>
              <w:jc w:val="right"/>
            </w:pPr>
            <w:r>
              <w:t xml:space="preserve">+0.1800</w:t>
            </w:r>
          </w:p>
        </w:tc>
        <w:tc>
          <w:tcPr/>
          <w:p>
            <w:pPr>
              <w:pStyle w:val="Compact"/>
            </w:pPr>
            <w:r>
              <w:t xml:space="preserve">no</w:t>
            </w:r>
          </w:p>
        </w:tc>
      </w:tr>
      <w:tr>
        <w:tc>
          <w:tcPr/>
          <w:p>
            <w:pPr>
              <w:pStyle w:val="Compact"/>
              <w:jc w:val="right"/>
            </w:pPr>
            <w:r>
              <w:t xml:space="preserve">10</w:t>
            </w:r>
          </w:p>
        </w:tc>
        <w:tc>
          <w:tcPr/>
          <w:p>
            <w:pPr>
              <w:pStyle w:val="Compact"/>
              <w:jc w:val="right"/>
            </w:pPr>
            <w:r>
              <w:t xml:space="preserve">+0.0609</w:t>
            </w:r>
          </w:p>
        </w:tc>
        <w:tc>
          <w:tcPr/>
          <w:p>
            <w:pPr>
              <w:pStyle w:val="Compact"/>
              <w:jc w:val="right"/>
            </w:pPr>
            <w:r>
              <w:t xml:space="preserve">-0.0600</w:t>
            </w:r>
          </w:p>
        </w:tc>
        <w:tc>
          <w:tcPr/>
          <w:p>
            <w:pPr>
              <w:pStyle w:val="Compact"/>
              <w:jc w:val="right"/>
            </w:pPr>
            <w:r>
              <w:t xml:space="preserve">+0.1800</w:t>
            </w:r>
          </w:p>
        </w:tc>
        <w:tc>
          <w:tcPr/>
          <w:p>
            <w:pPr>
              <w:pStyle w:val="Compact"/>
            </w:pPr>
            <w:r>
              <w:t xml:space="preserve">no</w:t>
            </w:r>
          </w:p>
        </w:tc>
      </w:tr>
    </w:tbl>
    <w:p>
      <w:pPr>
        <w:pStyle w:val="BodyText"/>
        <w:rPr>
          <w:ins w:id="391" w:author="Yuyong Kim" w:date="2026-05-10T00:00:00Z"/>
        </w:rPr>
      </w:pPr>
      <w:ins w:id="390" w:author="Yuyong Kim" w:date="2026-05-10T00:00:00Z">
        <w:r>
          <w:t xml:space="preserve">The Enhanced curve saturates at 0.8621 from K = 3; the Plain curve continues to rise. Paired-bootstrap 95% CI on the Enhanced − Plain delta excludes zero only at K∈{1, 2}. The headline retrieval claim of the paper is therefore narrowed to Recall@1 and MRR@10 (§6.5).</w:t>
        </w:r>
      </w:ins>
    </w:p>
    <w:bookmarkEnd w:id="80"/>
    <w:bookmarkStart w:id="81" w:name="b.3-pipeline-end-to-end-latency"/>
    <w:p>
      <w:pPr>
        <w:pStyle w:val="Heading3"/>
      </w:pPr>
      <w:r>
        <w:t xml:space="preserve">B.3 Pipeline end-to-end latency</w:t>
      </w:r>
    </w:p>
    <w:p>
      <w:pPr>
        <w:pStyle w:val="FirstParagraph"/>
        <w:rPr>
          <w:ins w:id="393" w:author="Yuyong Kim" w:date="2026-05-10T00:00:00Z"/>
        </w:rPr>
      </w:pPr>
      <w:ins w:id="392" w:author="Yuyong Kim" w:date="2026-05-10T00:00:00Z">
        <w:r>
          <w:t xml:space="preserve">Median latency per stage on a commodity AMD x86-64 CPU under Python 3.13 (outputs/pipeline_latency.md; Platform: Windows 10 (AMD64); CPU: AMD64 Family 25 Model 33 Stepping 2; repetitions per stage: 5):</w:t>
        </w:r>
      </w:ins>
    </w:p>
    <w:p>
      <w:pPr>
        <w:pStyle w:val="BodyText"/>
        <w:rPr>
          <w:ins w:id="395" w:author="Yuyong Kim" w:date="2026-05-10T00:00:00Z"/>
        </w:rPr>
      </w:pPr>
      <w:ins w:id="394" w:author="Yuyong Kim" w:date="2026-05-10T00:00:00Z">
        <w:r>
          <w:rPr>
            <w:b/>
            <w:bCs/>
          </w:rPr>
          <w:t xml:space="preserve">Per-Discipline Layered Stack (Layers 1–4 Combined, service.evaluate)</w:t>
        </w:r>
      </w:ins>
    </w:p>
    <w:tbl>
      <w:tblPr>
        <w:tblStyle w:val="Table"/>
        <w:tblW w:type="pct" w:w="5000"/>
        <w:tblLayout w:type="fixed"/>
        <w:tblLook w:firstRow="1" w:lastRow="0" w:firstColumn="0" w:lastColumn="0" w:noHBand="0" w:noVBand="0" w:val="0020"/>
      </w:tblPr>
      <w:tblGrid>
        <w:gridCol w:w="950"/>
        <w:gridCol w:w="950"/>
        <w:gridCol w:w="950"/>
        <w:gridCol w:w="1267"/>
        <w:gridCol w:w="1267"/>
        <w:gridCol w:w="1267"/>
        <w:gridCol w:w="1267"/>
      </w:tblGrid>
      <w:tr>
        <w:trPr>
          <w:tblHeader w:val="on"/>
        </w:trPr>
        <w:tc>
          <w:tcPr/>
          <w:p>
            <w:pPr>
              <w:pStyle w:val="Compact"/>
            </w:pPr>
            <w:r>
              <w:t xml:space="preserve">Discipline</w:t>
            </w:r>
          </w:p>
        </w:tc>
        <w:tc>
          <w:tcPr/>
          <w:p>
            <w:pPr>
              <w:pStyle w:val="Compact"/>
            </w:pPr>
            <w:r>
              <w:t xml:space="preserve">Case ID</w:t>
            </w:r>
          </w:p>
        </w:tc>
        <w:tc>
          <w:tcPr/>
          <w:p>
            <w:pPr>
              <w:pStyle w:val="Compact"/>
            </w:pPr>
            <w:r>
              <w:t xml:space="preserve">Criticality</w:t>
            </w:r>
          </w:p>
        </w:tc>
        <w:tc>
          <w:tcPr/>
          <w:p>
            <w:pPr>
              <w:pStyle w:val="Compact"/>
              <w:jc w:val="right"/>
            </w:pPr>
            <w:r>
              <w:t xml:space="preserve">Median (ms)</w:t>
            </w:r>
          </w:p>
        </w:tc>
        <w:tc>
          <w:tcPr/>
          <w:p>
            <w:pPr>
              <w:pStyle w:val="Compact"/>
              <w:jc w:val="right"/>
            </w:pPr>
            <w:r>
              <w:t xml:space="preserve">p95 (ms)</w:t>
            </w:r>
          </w:p>
        </w:tc>
        <w:tc>
          <w:tcPr/>
          <w:p>
            <w:pPr>
              <w:pStyle w:val="Compact"/>
              <w:jc w:val="right"/>
            </w:pPr>
            <w:r>
              <w:t xml:space="preserve">Min (ms)</w:t>
            </w:r>
          </w:p>
        </w:tc>
        <w:tc>
          <w:tcPr/>
          <w:p>
            <w:pPr>
              <w:pStyle w:val="Compact"/>
              <w:jc w:val="right"/>
            </w:pPr>
            <w:r>
              <w:t xml:space="preserve">Max (ms)</w:t>
            </w:r>
          </w:p>
        </w:tc>
      </w:tr>
      <w:tr>
        <w:tc>
          <w:tcPr/>
          <w:p>
            <w:pPr>
              <w:pStyle w:val="Compact"/>
            </w:pPr>
            <w:r>
              <w:t xml:space="preserve">piping</w:t>
            </w:r>
          </w:p>
        </w:tc>
        <w:tc>
          <w:tcPr/>
          <w:p>
            <w:pPr>
              <w:pStyle w:val="Compact"/>
            </w:pPr>
            <w:r>
              <w:t xml:space="preserve">PIP-GOLD-001</w:t>
            </w:r>
          </w:p>
        </w:tc>
        <w:tc>
          <w:tcPr/>
          <w:p>
            <w:pPr>
              <w:pStyle w:val="Compact"/>
            </w:pPr>
            <w:r>
              <w:t xml:space="preserve">normal</w:t>
            </w:r>
          </w:p>
        </w:tc>
        <w:tc>
          <w:tcPr/>
          <w:p>
            <w:pPr>
              <w:pStyle w:val="Compact"/>
              <w:jc w:val="right"/>
            </w:pPr>
            <w:r>
              <w:t xml:space="preserve">0.06</w:t>
            </w:r>
          </w:p>
        </w:tc>
        <w:tc>
          <w:tcPr/>
          <w:p>
            <w:pPr>
              <w:pStyle w:val="Compact"/>
              <w:jc w:val="right"/>
            </w:pPr>
            <w:r>
              <w:t xml:space="preserve">0.19</w:t>
            </w:r>
          </w:p>
        </w:tc>
        <w:tc>
          <w:tcPr/>
          <w:p>
            <w:pPr>
              <w:pStyle w:val="Compact"/>
              <w:jc w:val="right"/>
            </w:pPr>
            <w:r>
              <w:t xml:space="preserve">0.05</w:t>
            </w:r>
          </w:p>
        </w:tc>
        <w:tc>
          <w:tcPr/>
          <w:p>
            <w:pPr>
              <w:pStyle w:val="Compact"/>
              <w:jc w:val="right"/>
            </w:pPr>
            <w:r>
              <w:t xml:space="preserve">0.19</w:t>
            </w:r>
          </w:p>
        </w:tc>
      </w:tr>
      <w:tr>
        <w:tc>
          <w:tcPr/>
          <w:p>
            <w:pPr>
              <w:pStyle w:val="Compact"/>
            </w:pPr>
            <w:r>
              <w:t xml:space="preserve">vessel</w:t>
            </w:r>
          </w:p>
        </w:tc>
        <w:tc>
          <w:tcPr/>
          <w:p>
            <w:pPr>
              <w:pStyle w:val="Compact"/>
            </w:pPr>
            <w:r>
              <w:t xml:space="preserve">VES-GOLD-001</w:t>
            </w:r>
          </w:p>
        </w:tc>
        <w:tc>
          <w:tcPr/>
          <w:p>
            <w:pPr>
              <w:pStyle w:val="Compact"/>
            </w:pPr>
            <w:r>
              <w:t xml:space="preserve">normal</w:t>
            </w:r>
          </w:p>
        </w:tc>
        <w:tc>
          <w:tcPr/>
          <w:p>
            <w:pPr>
              <w:pStyle w:val="Compact"/>
              <w:jc w:val="right"/>
            </w:pPr>
            <w:r>
              <w:t xml:space="preserve">0.06</w:t>
            </w:r>
          </w:p>
        </w:tc>
        <w:tc>
          <w:tcPr/>
          <w:p>
            <w:pPr>
              <w:pStyle w:val="Compact"/>
              <w:jc w:val="right"/>
            </w:pPr>
            <w:r>
              <w:t xml:space="preserve">0.13</w:t>
            </w:r>
          </w:p>
        </w:tc>
        <w:tc>
          <w:tcPr/>
          <w:p>
            <w:pPr>
              <w:pStyle w:val="Compact"/>
              <w:jc w:val="right"/>
            </w:pPr>
            <w:r>
              <w:t xml:space="preserve">0.05</w:t>
            </w:r>
          </w:p>
        </w:tc>
        <w:tc>
          <w:tcPr/>
          <w:p>
            <w:pPr>
              <w:pStyle w:val="Compact"/>
              <w:jc w:val="right"/>
            </w:pPr>
            <w:r>
              <w:t xml:space="preserve">0.13</w:t>
            </w:r>
          </w:p>
        </w:tc>
      </w:tr>
      <w:tr>
        <w:tc>
          <w:tcPr/>
          <w:p>
            <w:pPr>
              <w:pStyle w:val="Compact"/>
            </w:pPr>
            <w:r>
              <w:t xml:space="preserve">rotating</w:t>
            </w:r>
          </w:p>
        </w:tc>
        <w:tc>
          <w:tcPr/>
          <w:p>
            <w:pPr>
              <w:pStyle w:val="Compact"/>
            </w:pPr>
            <w:r>
              <w:t xml:space="preserve">ROT-GOLD-001</w:t>
            </w:r>
          </w:p>
        </w:tc>
        <w:tc>
          <w:tcPr/>
          <w:p>
            <w:pPr>
              <w:pStyle w:val="Compact"/>
            </w:pPr>
            <w:r>
              <w:t xml:space="preserve">normal</w:t>
            </w:r>
          </w:p>
        </w:tc>
        <w:tc>
          <w:tcPr/>
          <w:p>
            <w:pPr>
              <w:pStyle w:val="Compact"/>
              <w:jc w:val="right"/>
            </w:pPr>
            <w:r>
              <w:t xml:space="preserve">0.04</w:t>
            </w:r>
          </w:p>
        </w:tc>
        <w:tc>
          <w:tcPr/>
          <w:p>
            <w:pPr>
              <w:pStyle w:val="Compact"/>
              <w:jc w:val="right"/>
            </w:pPr>
            <w:r>
              <w:t xml:space="preserve">0.10</w:t>
            </w:r>
          </w:p>
        </w:tc>
        <w:tc>
          <w:tcPr/>
          <w:p>
            <w:pPr>
              <w:pStyle w:val="Compact"/>
              <w:jc w:val="right"/>
            </w:pPr>
            <w:r>
              <w:t xml:space="preserve">0.04</w:t>
            </w:r>
          </w:p>
        </w:tc>
        <w:tc>
          <w:tcPr/>
          <w:p>
            <w:pPr>
              <w:pStyle w:val="Compact"/>
              <w:jc w:val="right"/>
            </w:pPr>
            <w:r>
              <w:t xml:space="preserve">0.10</w:t>
            </w:r>
          </w:p>
        </w:tc>
      </w:tr>
      <w:tr>
        <w:tc>
          <w:tcPr/>
          <w:p>
            <w:pPr>
              <w:pStyle w:val="Compact"/>
            </w:pPr>
            <w:r>
              <w:t xml:space="preserve">electrical</w:t>
            </w:r>
          </w:p>
        </w:tc>
        <w:tc>
          <w:tcPr/>
          <w:p>
            <w:pPr>
              <w:pStyle w:val="Compact"/>
            </w:pPr>
            <w:r>
              <w:t xml:space="preserve">ELE-GOLD-001</w:t>
            </w:r>
          </w:p>
        </w:tc>
        <w:tc>
          <w:tcPr/>
          <w:p>
            <w:pPr>
              <w:pStyle w:val="Compact"/>
            </w:pPr>
            <w:r>
              <w:t xml:space="preserve">normal</w:t>
            </w:r>
          </w:p>
        </w:tc>
        <w:tc>
          <w:tcPr/>
          <w:p>
            <w:pPr>
              <w:pStyle w:val="Compact"/>
              <w:jc w:val="right"/>
            </w:pPr>
            <w:r>
              <w:t xml:space="preserve">0.04</w:t>
            </w:r>
          </w:p>
        </w:tc>
        <w:tc>
          <w:tcPr/>
          <w:p>
            <w:pPr>
              <w:pStyle w:val="Compact"/>
              <w:jc w:val="right"/>
            </w:pPr>
            <w:r>
              <w:t xml:space="preserve">0.09</w:t>
            </w:r>
          </w:p>
        </w:tc>
        <w:tc>
          <w:tcPr/>
          <w:p>
            <w:pPr>
              <w:pStyle w:val="Compact"/>
              <w:jc w:val="right"/>
            </w:pPr>
            <w:r>
              <w:t xml:space="preserve">0.03</w:t>
            </w:r>
          </w:p>
        </w:tc>
        <w:tc>
          <w:tcPr/>
          <w:p>
            <w:pPr>
              <w:pStyle w:val="Compact"/>
              <w:jc w:val="right"/>
            </w:pPr>
            <w:r>
              <w:t xml:space="preserve">0.09</w:t>
            </w:r>
          </w:p>
        </w:tc>
      </w:tr>
      <w:tr>
        <w:tc>
          <w:tcPr/>
          <w:p>
            <w:pPr>
              <w:pStyle w:val="Compact"/>
            </w:pPr>
            <w:r>
              <w:t xml:space="preserve">instrumentation</w:t>
            </w:r>
          </w:p>
        </w:tc>
        <w:tc>
          <w:tcPr/>
          <w:p>
            <w:pPr>
              <w:pStyle w:val="Compact"/>
            </w:pPr>
            <w:r>
              <w:t xml:space="preserve">INS-GOLD-001</w:t>
            </w:r>
          </w:p>
        </w:tc>
        <w:tc>
          <w:tcPr/>
          <w:p>
            <w:pPr>
              <w:pStyle w:val="Compact"/>
            </w:pPr>
            <w:r>
              <w:t xml:space="preserve">normal</w:t>
            </w:r>
          </w:p>
        </w:tc>
        <w:tc>
          <w:tcPr/>
          <w:p>
            <w:pPr>
              <w:pStyle w:val="Compact"/>
              <w:jc w:val="right"/>
            </w:pPr>
            <w:r>
              <w:t xml:space="preserve">0.08</w:t>
            </w:r>
          </w:p>
        </w:tc>
        <w:tc>
          <w:tcPr/>
          <w:p>
            <w:pPr>
              <w:pStyle w:val="Compact"/>
              <w:jc w:val="right"/>
            </w:pPr>
            <w:r>
              <w:t xml:space="preserve">0.15</w:t>
            </w:r>
          </w:p>
        </w:tc>
        <w:tc>
          <w:tcPr/>
          <w:p>
            <w:pPr>
              <w:pStyle w:val="Compact"/>
              <w:jc w:val="right"/>
            </w:pPr>
            <w:r>
              <w:t xml:space="preserve">0.06</w:t>
            </w:r>
          </w:p>
        </w:tc>
        <w:tc>
          <w:tcPr/>
          <w:p>
            <w:pPr>
              <w:pStyle w:val="Compact"/>
              <w:jc w:val="right"/>
            </w:pPr>
            <w:r>
              <w:t xml:space="preserve">0.15</w:t>
            </w:r>
          </w:p>
        </w:tc>
      </w:tr>
      <w:tr>
        <w:tc>
          <w:tcPr/>
          <w:p>
            <w:pPr>
              <w:pStyle w:val="Compact"/>
            </w:pPr>
            <w:r>
              <w:t xml:space="preserve">steel</w:t>
            </w:r>
          </w:p>
        </w:tc>
        <w:tc>
          <w:tcPr/>
          <w:p>
            <w:pPr>
              <w:pStyle w:val="Compact"/>
            </w:pPr>
            <w:r>
              <w:t xml:space="preserve">STL-GOLD-001</w:t>
            </w:r>
          </w:p>
        </w:tc>
        <w:tc>
          <w:tcPr/>
          <w:p>
            <w:pPr>
              <w:pStyle w:val="Compact"/>
            </w:pPr>
            <w:r>
              <w:t xml:space="preserve">normal</w:t>
            </w:r>
          </w:p>
        </w:tc>
        <w:tc>
          <w:tcPr/>
          <w:p>
            <w:pPr>
              <w:pStyle w:val="Compact"/>
              <w:jc w:val="right"/>
            </w:pPr>
            <w:r>
              <w:t xml:space="preserve">0.03</w:t>
            </w:r>
          </w:p>
        </w:tc>
        <w:tc>
          <w:tcPr/>
          <w:p>
            <w:pPr>
              <w:pStyle w:val="Compact"/>
              <w:jc w:val="right"/>
            </w:pPr>
            <w:r>
              <w:t xml:space="preserve">0.07</w:t>
            </w:r>
          </w:p>
        </w:tc>
        <w:tc>
          <w:tcPr/>
          <w:p>
            <w:pPr>
              <w:pStyle w:val="Compact"/>
              <w:jc w:val="right"/>
            </w:pPr>
            <w:r>
              <w:t xml:space="preserve">0.03</w:t>
            </w:r>
          </w:p>
        </w:tc>
        <w:tc>
          <w:tcPr/>
          <w:p>
            <w:pPr>
              <w:pStyle w:val="Compact"/>
              <w:jc w:val="right"/>
            </w:pPr>
            <w:r>
              <w:t xml:space="preserve">0.07</w:t>
            </w:r>
          </w:p>
        </w:tc>
      </w:tr>
      <w:tr>
        <w:tc>
          <w:tcPr/>
          <w:p>
            <w:pPr>
              <w:pStyle w:val="Compact"/>
            </w:pPr>
            <w:r>
              <w:t xml:space="preserve">civil</w:t>
            </w:r>
          </w:p>
        </w:tc>
        <w:tc>
          <w:tcPr/>
          <w:p>
            <w:pPr>
              <w:pStyle w:val="Compact"/>
            </w:pPr>
            <w:r>
              <w:t xml:space="preserve">CIV-GOLD-001</w:t>
            </w:r>
          </w:p>
        </w:tc>
        <w:tc>
          <w:tcPr/>
          <w:p>
            <w:pPr>
              <w:pStyle w:val="Compact"/>
            </w:pPr>
            <w:r>
              <w:t xml:space="preserve">normal</w:t>
            </w:r>
          </w:p>
        </w:tc>
        <w:tc>
          <w:tcPr/>
          <w:p>
            <w:pPr>
              <w:pStyle w:val="Compact"/>
              <w:jc w:val="right"/>
            </w:pPr>
            <w:r>
              <w:t xml:space="preserve">0.03</w:t>
            </w:r>
          </w:p>
        </w:tc>
        <w:tc>
          <w:tcPr/>
          <w:p>
            <w:pPr>
              <w:pStyle w:val="Compact"/>
              <w:jc w:val="right"/>
            </w:pPr>
            <w:r>
              <w:t xml:space="preserve">0.08</w:t>
            </w:r>
          </w:p>
        </w:tc>
        <w:tc>
          <w:tcPr/>
          <w:p>
            <w:pPr>
              <w:pStyle w:val="Compact"/>
              <w:jc w:val="right"/>
            </w:pPr>
            <w:r>
              <w:t xml:space="preserve">0.03</w:t>
            </w:r>
          </w:p>
        </w:tc>
        <w:tc>
          <w:tcPr/>
          <w:p>
            <w:pPr>
              <w:pStyle w:val="Compact"/>
              <w:jc w:val="right"/>
            </w:pPr>
            <w:r>
              <w:t xml:space="preserve">0.08</w:t>
            </w:r>
          </w:p>
        </w:tc>
      </w:tr>
    </w:tbl>
    <w:p>
      <w:pPr>
        <w:pStyle w:val="BodyText"/>
        <w:rPr>
          <w:ins w:id="397" w:author="Yuyong Kim" w:date="2026-05-10T00:00:00Z"/>
        </w:rPr>
      </w:pPr>
      <w:ins w:id="396" w:author="Yuyong Kim" w:date="2026-05-10T00:00:00Z">
        <w:r>
          <w:rPr>
            <w:b/>
            <w:bCs/>
          </w:rPr>
          <w:t xml:space="preserve">Piping Per-Layer Breakdown (case PIP-GOLD-001):</w:t>
        </w:r>
      </w:ins>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Layer</w:t>
            </w:r>
          </w:p>
        </w:tc>
        <w:tc>
          <w:tcPr/>
          <w:p>
            <w:pPr>
              <w:pStyle w:val="Compact"/>
              <w:jc w:val="right"/>
            </w:pPr>
            <w:r>
              <w:t xml:space="preserve">Median (ms)</w:t>
            </w:r>
          </w:p>
        </w:tc>
        <w:tc>
          <w:tcPr/>
          <w:p>
            <w:pPr>
              <w:pStyle w:val="Compact"/>
              <w:jc w:val="right"/>
            </w:pPr>
            <w:r>
              <w:t xml:space="preserve">p95 (ms)</w:t>
            </w:r>
          </w:p>
        </w:tc>
        <w:tc>
          <w:tcPr/>
          <w:p>
            <w:pPr>
              <w:pStyle w:val="Compact"/>
              <w:jc w:val="right"/>
            </w:pPr>
            <w:r>
              <w:t xml:space="preserve">Min (ms)</w:t>
            </w:r>
          </w:p>
        </w:tc>
        <w:tc>
          <w:tcPr/>
          <w:p>
            <w:pPr>
              <w:pStyle w:val="Compact"/>
              <w:jc w:val="right"/>
            </w:pPr>
            <w:r>
              <w:t xml:space="preserve">Max (ms)</w:t>
            </w:r>
          </w:p>
        </w:tc>
      </w:tr>
      <w:tr>
        <w:tc>
          <w:tcPr/>
          <w:p>
            <w:pPr>
              <w:pStyle w:val="Compact"/>
            </w:pPr>
            <w:r>
              <w:t xml:space="preserve">layer1_input_validation</w:t>
            </w:r>
          </w:p>
        </w:tc>
        <w:tc>
          <w:tcPr/>
          <w:p>
            <w:pPr>
              <w:pStyle w:val="Compact"/>
              <w:jc w:val="right"/>
            </w:pPr>
            <w:r>
              <w:t xml:space="preserve">0.002</w:t>
            </w:r>
          </w:p>
        </w:tc>
        <w:tc>
          <w:tcPr/>
          <w:p>
            <w:pPr>
              <w:pStyle w:val="Compact"/>
              <w:jc w:val="right"/>
            </w:pPr>
            <w:r>
              <w:t xml:space="preserve">0.004</w:t>
            </w:r>
          </w:p>
        </w:tc>
        <w:tc>
          <w:tcPr/>
          <w:p>
            <w:pPr>
              <w:pStyle w:val="Compact"/>
              <w:jc w:val="right"/>
            </w:pPr>
            <w:r>
              <w:t xml:space="preserve">0.001</w:t>
            </w:r>
          </w:p>
        </w:tc>
        <w:tc>
          <w:tcPr/>
          <w:p>
            <w:pPr>
              <w:pStyle w:val="Compact"/>
              <w:jc w:val="right"/>
            </w:pPr>
            <w:r>
              <w:t xml:space="preserve">0.004</w:t>
            </w:r>
          </w:p>
        </w:tc>
      </w:tr>
      <w:tr>
        <w:tc>
          <w:tcPr/>
          <w:p>
            <w:pPr>
              <w:pStyle w:val="Compact"/>
            </w:pPr>
            <w:r>
              <w:t xml:space="preserve">layer2_k_voting_3candidates_plus_consensus</w:t>
            </w:r>
          </w:p>
        </w:tc>
        <w:tc>
          <w:tcPr/>
          <w:p>
            <w:pPr>
              <w:pStyle w:val="Compact"/>
              <w:jc w:val="right"/>
            </w:pPr>
            <w:r>
              <w:t xml:space="preserve">0.017</w:t>
            </w:r>
          </w:p>
        </w:tc>
        <w:tc>
          <w:tcPr/>
          <w:p>
            <w:pPr>
              <w:pStyle w:val="Compact"/>
              <w:jc w:val="right"/>
            </w:pPr>
            <w:r>
              <w:t xml:space="preserve">0.020</w:t>
            </w:r>
          </w:p>
        </w:tc>
        <w:tc>
          <w:tcPr/>
          <w:p>
            <w:pPr>
              <w:pStyle w:val="Compact"/>
              <w:jc w:val="right"/>
            </w:pPr>
            <w:r>
              <w:t xml:space="preserve">0.015</w:t>
            </w:r>
          </w:p>
        </w:tc>
        <w:tc>
          <w:tcPr/>
          <w:p>
            <w:pPr>
              <w:pStyle w:val="Compact"/>
              <w:jc w:val="right"/>
            </w:pPr>
            <w:r>
              <w:t xml:space="preserve">0.020</w:t>
            </w:r>
          </w:p>
        </w:tc>
      </w:tr>
      <w:tr>
        <w:tc>
          <w:tcPr/>
          <w:p>
            <w:pPr>
              <w:pStyle w:val="Compact"/>
            </w:pPr>
            <w:r>
              <w:t xml:space="preserve">layer3_physics_and_standards</w:t>
            </w:r>
          </w:p>
        </w:tc>
        <w:tc>
          <w:tcPr/>
          <w:p>
            <w:pPr>
              <w:pStyle w:val="Compact"/>
              <w:jc w:val="right"/>
            </w:pPr>
            <w:r>
              <w:t xml:space="preserve">0.002</w:t>
            </w:r>
          </w:p>
        </w:tc>
        <w:tc>
          <w:tcPr/>
          <w:p>
            <w:pPr>
              <w:pStyle w:val="Compact"/>
              <w:jc w:val="right"/>
            </w:pPr>
            <w:r>
              <w:t xml:space="preserve">0.005</w:t>
            </w:r>
          </w:p>
        </w:tc>
        <w:tc>
          <w:tcPr/>
          <w:p>
            <w:pPr>
              <w:pStyle w:val="Compact"/>
              <w:jc w:val="right"/>
            </w:pPr>
            <w:r>
              <w:t xml:space="preserve">0.002</w:t>
            </w:r>
          </w:p>
        </w:tc>
        <w:tc>
          <w:tcPr/>
          <w:p>
            <w:pPr>
              <w:pStyle w:val="Compact"/>
              <w:jc w:val="right"/>
            </w:pPr>
            <w:r>
              <w:t xml:space="preserve">0.005</w:t>
            </w:r>
          </w:p>
        </w:tc>
      </w:tr>
      <w:tr>
        <w:tc>
          <w:tcPr/>
          <w:p>
            <w:pPr>
              <w:pStyle w:val="Compact"/>
            </w:pPr>
            <w:r>
              <w:t xml:space="preserve">layer4_reverse_checks</w:t>
            </w:r>
          </w:p>
        </w:tc>
        <w:tc>
          <w:tcPr/>
          <w:p>
            <w:pPr>
              <w:pStyle w:val="Compact"/>
              <w:jc w:val="right"/>
            </w:pPr>
            <w:r>
              <w:t xml:space="preserve">0.003</w:t>
            </w:r>
          </w:p>
        </w:tc>
        <w:tc>
          <w:tcPr/>
          <w:p>
            <w:pPr>
              <w:pStyle w:val="Compact"/>
              <w:jc w:val="right"/>
            </w:pPr>
            <w:r>
              <w:t xml:space="preserve">0.005</w:t>
            </w:r>
          </w:p>
        </w:tc>
        <w:tc>
          <w:tcPr/>
          <w:p>
            <w:pPr>
              <w:pStyle w:val="Compact"/>
              <w:jc w:val="right"/>
            </w:pPr>
            <w:r>
              <w:t xml:space="preserve">0.002</w:t>
            </w:r>
          </w:p>
        </w:tc>
        <w:tc>
          <w:tcPr/>
          <w:p>
            <w:pPr>
              <w:pStyle w:val="Compact"/>
              <w:jc w:val="right"/>
            </w:pPr>
            <w:r>
              <w:t xml:space="preserve">0.005</w:t>
            </w:r>
          </w:p>
        </w:tc>
      </w:tr>
    </w:tbl>
    <w:p>
      <w:pPr>
        <w:pStyle w:val="BodyText"/>
        <w:rPr>
          <w:ins w:id="399" w:author="Yuyong Kim" w:date="2026-05-10T00:00:00Z"/>
        </w:rPr>
      </w:pPr>
      <w:ins w:id="398" w:author="Yuyong Kim" w:date="2026-05-10T00:00:00Z">
        <w:r>
          <w:rPr>
            <w:b/>
            <w:bCs/>
          </w:rPr>
          <w:t xml:space="preserve">Cross-Discipline Validator (one paired call across 7 disciplines): median 0.028 ms, p95 0.045 ms, min/max 0.021 / 0.045 ms.</w:t>
        </w:r>
      </w:ins>
    </w:p>
    <w:p>
      <w:pPr>
        <w:pStyle w:val="BodyText"/>
        <w:rPr>
          <w:ins w:id="401" w:author="Yuyong Kim" w:date="2026-05-10T00:00:00Z"/>
        </w:rPr>
      </w:pPr>
      <w:ins w:id="400" w:author="Yuyong Kim" w:date="2026-05-10T00:00:00Z">
        <w:r>
          <w:rPr>
            <w:b/>
            <w:bCs/>
          </w:rPr>
          <w:t xml:space="preserve">KOSHA RAG Retrieval (top-10): query pressure vessel remaining life assessment, hit count 4, median 1.151 ms, p95 3.351 ms, min/max 1.018 / 3.351 ms.</w:t>
        </w:r>
      </w:ins>
    </w:p>
    <w:p>
      <w:pPr>
        <w:pStyle w:val="BodyText"/>
        <w:rPr>
          <w:ins w:id="403" w:author="Yuyong Kim" w:date="2026-05-10T00:00:00Z"/>
        </w:rPr>
      </w:pPr>
      <w:ins w:id="402" w:author="Yuyong Kim" w:date="2026-05-10T00:00:00Z">
        <w:r>
          <w:rPr>
            <w:b/>
            <w:bCs/>
          </w:rPr>
          <w:t xml:space="preserve">KOSHA RAG Generation (Qwen via Ollama): model qwen3:4b, prompt 2,054 chars, median 41,725.0 ms, p95 62,277.2 ms, min/max 31,919.7 / 62,277.2 ms.</w:t>
        </w:r>
      </w:ins>
    </w:p>
    <w:p>
      <w:pPr>
        <w:pStyle w:val="BodyText"/>
        <w:rPr>
          <w:ins w:id="405" w:author="Yuyong Kim" w:date="2026-05-10T00:00:00Z"/>
        </w:rPr>
      </w:pPr>
      <w:ins w:id="404" w:author="Yuyong Kim" w:date="2026-05-10T00:00:00Z">
        <w:r>
          <w:rPr>
            <w:b/>
            <w:bCs/>
          </w:rPr>
          <w:t xml:space="preserve">End-to-End Median. Composition: piping service.evaluate median + cross-discipline validator median + RAG retrieval median (+ RAG generation median). End-to-end median: 41,726.22 ms.</w:t>
        </w:r>
      </w:ins>
    </w:p>
    <w:p>
      <w:pPr>
        <w:pStyle w:val="BodyText"/>
        <w:rPr>
          <w:ins w:id="407" w:author="Yuyong Kim" w:date="2026-05-10T00:00:00Z"/>
        </w:rPr>
      </w:pPr>
      <w:ins w:id="406" w:author="Yuyong Kim" w:date="2026-05-10T00:00:00Z">
        <w:r>
          <w:t xml:space="preserve">The deterministic stack (input validation, K-voting, physics/code compliance, reverse verification, cross-discipline validator, BM25 retrieval) completes in approximately 1.2 ms per case. The Qwen-family generation step on the on-premises Ollama server adds approximately 42 s median; this dominates end-to-end latency when full LLM grounding is requested. K-voting (L2) accounts for approximately 70% of within-engine layered latency, consistent with its use of three deliberately varied calculation paths.</w:t>
        </w:r>
      </w:ins>
    </w:p>
    <w:bookmarkEnd w:id="81"/>
    <w:bookmarkStart w:id="82" w:name="b.4-retrieval-failure-inventory"/>
    <w:p>
      <w:pPr>
        <w:pStyle w:val="Heading3"/>
      </w:pPr>
      <w:r>
        <w:t xml:space="preserve">B.4 Retrieval failure inventory</w:t>
      </w:r>
    </w:p>
    <w:p>
      <w:pPr>
        <w:pStyle w:val="FirstParagraph"/>
        <w:rPr>
          <w:ins w:id="409" w:author="Yuyong Kim" w:date="2026-05-10T00:00:00Z"/>
        </w:rPr>
      </w:pPr>
      <w:ins w:id="408" w:author="Yuyong Kim" w:date="2026-05-10T00:00:00Z">
        <w:r>
          <w:t xml:space="preserve">Honest disclosure of where retrieval still misses on the 50-query curated benchmark (outputs/retrieval_failure_inventory.md; Enhanced FTS, K=5 threshold; failure rule: failure := first_relevant_rank &gt; 5 OR no relevant hit in top-10; failure count 7/50 = 0.1400):</w:t>
        </w:r>
      </w:ins>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Diagnosis</w:t>
            </w:r>
          </w:p>
        </w:tc>
        <w:tc>
          <w:tcPr/>
          <w:p>
            <w:pPr>
              <w:pStyle w:val="Compact"/>
              <w:jc w:val="right"/>
            </w:pPr>
            <w:r>
              <w:t xml:space="preserve">Count</w:t>
            </w:r>
          </w:p>
        </w:tc>
      </w:tr>
      <w:tr>
        <w:tc>
          <w:tcPr/>
          <w:p>
            <w:pPr>
              <w:pStyle w:val="Compact"/>
            </w:pPr>
            <w:r>
              <w:t xml:space="preserve">paraphrase_too_loose</w:t>
            </w:r>
          </w:p>
        </w:tc>
        <w:tc>
          <w:tcPr/>
          <w:p>
            <w:pPr>
              <w:pStyle w:val="Compact"/>
              <w:jc w:val="right"/>
            </w:pPr>
            <w:r>
              <w:t xml:space="preserve">6</w:t>
            </w:r>
          </w:p>
        </w:tc>
      </w:tr>
      <w:tr>
        <w:tc>
          <w:tcPr/>
          <w:p>
            <w:pPr>
              <w:pStyle w:val="Compact"/>
            </w:pPr>
            <w:r>
              <w:t xml:space="preserve">regulatory_class_mismatch</w:t>
            </w:r>
          </w:p>
        </w:tc>
        <w:tc>
          <w:tcPr/>
          <w:p>
            <w:pPr>
              <w:pStyle w:val="Compact"/>
              <w:jc w:val="right"/>
            </w:pPr>
            <w:r>
              <w:t xml:space="preserve">1</w:t>
            </w:r>
          </w:p>
        </w:tc>
      </w:tr>
    </w:tbl>
    <w:p>
      <w:pPr>
        <w:pStyle w:val="BodyText"/>
        <w:rPr>
          <w:ins w:id="411" w:author="Yuyong Kim" w:date="2026-05-10T00:00:00Z"/>
        </w:rPr>
      </w:pPr>
      <w:ins w:id="410" w:author="Yuyong Kim" w:date="2026-05-10T00:00:00Z">
        <w:r>
          <w:t xml:space="preserve">Diagnosis category definitions: paraphrase_too_loose — the query phrasing diverges from the indexed chunk’s vocabulary beyond what the synonym expansion bridges; regulatory_class_mismatch — the retrieval favours a guidance-class hit when the target is a mandatory provision (or vice versa). Six of seven failures fall in paraphrase_too_loose, concentrated in the C-C-23 RBI, B-M-18 piping life, C-C-75 corrosion risk, and Article 256 corrosion-prevention groups. This single dominant failure mode is an honest input for future work on a hybrid lexical + semantic retriever (§8 future research direction (3)).</w:t>
        </w:r>
      </w:ins>
    </w:p>
    <w:bookmarkEnd w:id="82"/>
    <w:bookmarkStart w:id="83" w:name="b.5-reproducibility"/>
    <w:p>
      <w:pPr>
        <w:pStyle w:val="Heading3"/>
      </w:pPr>
      <w:r>
        <w:t xml:space="preserve">B.5 Reproducibility</w:t>
      </w:r>
    </w:p>
    <w:p>
      <w:pPr>
        <w:pStyle w:val="FirstParagraph"/>
        <w:rPr>
          <w:ins w:id="413" w:author="Yuyong Kim" w:date="2026-05-10T00:00:00Z"/>
        </w:rPr>
      </w:pPr>
      <w:ins w:id="412" w:author="Yuyong Kim" w:date="2026-05-10T00:00:00Z">
        <w:r>
          <w:rPr>
            <w:rStyle w:val="VerbatimChar"/>
          </w:rPr>
          <w:t xml:space="preserve">scripts/reproduce_all.py regenerates every figure, table, and outputs/*.md cited in this manuscript with a single command from a clean repository state. End-to-end run on a clean checkout: 13/13 scripts complete successfully (python scripts/reproduce_all.py). The KOSHA-corpus rebuild (network + 200 MB SQLite) is intentionally excluded from the runner and documented separately under scripts/sync_kosha_corpus.py.</w:t>
        </w:r>
      </w:ins>
    </w:p>
    <w:p>
      <w:r>
        <w:pict>
          <v:rect style="width:0;height:1.5pt" o:hralign="center" o:hrstd="t" o:hr="t"/>
        </w:pict>
      </w:r>
    </w:p>
    <w:bookmarkEnd w:id="83"/>
    <w:bookmarkEnd w:id="84"/>
    <w:bookmarkStart w:id="85" w:name="X1f74eb43af444059c7518034463b6c89b1cacf4"/>
    <w:p>
      <w:pPr>
        <w:pStyle w:val="Heading2"/>
      </w:pPr>
      <w:r>
        <w:t xml:space="preserve">Declaration of generative AI and AI-assisted technologies in the manuscript preparation process</w:t>
      </w:r>
    </w:p>
    <w:p>
      <w:pPr>
        <w:pStyle w:val="FirstParagraph"/>
        <w:rPr>
          <w:ins w:id="415" w:author="Yuyong Kim" w:date="2026-05-10T00:00:00Z"/>
        </w:rPr>
      </w:pPr>
      <w:ins w:id="414" w:author="Yuyong Kim" w:date="2026-05-10T00:00:00Z">
        <w:r>
          <w:t xml:space="preserve">During the preparation of this work the author used OpenAI Codex (GPT-5 based coding assistant) to help restructure prose, normalise journal-formatting details, and prepare supporting submission files. After using this tool, the author reviewed and edited the content as needed and takes full responsibility for the content of the article.</w:t>
        </w:r>
      </w:ins>
    </w:p>
    <w:p>
      <w:r>
        <w:pict>
          <v:rect style="width:0;height:1.5pt" o:hralign="center" o:hrstd="t" o:hr="t"/>
        </w:pict>
      </w:r>
    </w:p>
    <w:bookmarkEnd w:id="85"/>
    <w:bookmarkStart w:id="88" w:name="references"/>
    <w:p>
      <w:pPr>
        <w:pStyle w:val="Heading2"/>
      </w:pPr>
      <w:r>
        <w:t xml:space="preserve">References</w:t>
      </w:r>
    </w:p>
    <w:p>
      <w:pPr>
        <w:pStyle w:val="FirstParagraph"/>
      </w:pPr>
      <w:r>
        <w:t xml:space="preserve">Ait-Alla, A., Quandt, M., L</w:t>
      </w:r>
      <w:del w:id="416" w:author="Yuyong Kim" w:date="2026-05-10T00:00:00Z">
        <w:r>
          <w:delText xml:space="preserve">ü</w:delText>
        </w:r>
      </w:del>
      <w:ins w:id="417" w:author="Yuyong Kim" w:date="2026-05-10T00:00:00Z">
        <w:r>
          <w:t xml:space="preserve">u</w:t>
        </w:r>
      </w:ins>
      <w:r>
        <w:t xml:space="preserve">tjen, M.,</w:t>
      </w:r>
      <w:ins w:id="418" w:author="Yuyong Kim" w:date="2026-05-10T00:00:00Z">
        <w:r>
          <w:t xml:space="preserve"> and</w:t>
        </w:r>
      </w:ins>
      <w:r>
        <w:t xml:space="preserve"> Freitag, M.</w:t>
      </w:r>
      <w:del w:id="419" w:author="Yuyong Kim" w:date="2026-05-10T00:00:00Z">
        <w:r>
          <w:delText xml:space="preserve">,</w:delText>
        </w:r>
      </w:del>
      <w:r>
        <w:t xml:space="preserve"> </w:t>
      </w:r>
      <w:ins w:id="420" w:author="Yuyong Kim" w:date="2026-05-10T00:00:00Z">
        <w:r>
          <w:t xml:space="preserve">(</w:t>
        </w:r>
      </w:ins>
      <w:r>
        <w:t xml:space="preserve">2022</w:t>
      </w:r>
      <w:ins w:id="421" w:author="Yuyong Kim" w:date="2026-05-10T00:00:00Z">
        <w:r>
          <w:t xml:space="preserve">)</w:t>
        </w:r>
      </w:ins>
      <w:r>
        <w:t xml:space="preserve">. On </w:t>
      </w:r>
      <w:del w:id="422" w:author="Yuyong Kim" w:date="2026-05-10T00:00:00Z">
        <w:r>
          <w:delText xml:space="preserve">P</w:delText>
        </w:r>
      </w:del>
      <w:ins w:id="423" w:author="Yuyong Kim" w:date="2026-05-10T00:00:00Z">
        <w:r>
          <w:t xml:space="preserve">p</w:t>
        </w:r>
      </w:ins>
      <w:r>
        <w:t xml:space="preserve">redictive </w:t>
      </w:r>
      <w:del w:id="424" w:author="Yuyong Kim" w:date="2026-05-10T00:00:00Z">
        <w:r>
          <w:delText xml:space="preserve">M</w:delText>
        </w:r>
      </w:del>
      <w:ins w:id="425" w:author="Yuyong Kim" w:date="2026-05-10T00:00:00Z">
        <w:r>
          <w:t xml:space="preserve">m</w:t>
        </w:r>
      </w:ins>
      <w:r>
        <w:t xml:space="preserve">aintenance in Industry 4.0: Overview, </w:t>
      </w:r>
      <w:del w:id="426" w:author="Yuyong Kim" w:date="2026-05-10T00:00:00Z">
        <w:r>
          <w:delText xml:space="preserve">M</w:delText>
        </w:r>
      </w:del>
      <w:ins w:id="427" w:author="Yuyong Kim" w:date="2026-05-10T00:00:00Z">
        <w:r>
          <w:t xml:space="preserve">m</w:t>
        </w:r>
      </w:ins>
      <w:r>
        <w:t xml:space="preserve">odels, and </w:t>
      </w:r>
      <w:del w:id="428" w:author="Yuyong Kim" w:date="2026-05-10T00:00:00Z">
        <w:r>
          <w:delText xml:space="preserve">C</w:delText>
        </w:r>
      </w:del>
      <w:ins w:id="429" w:author="Yuyong Kim" w:date="2026-05-10T00:00:00Z">
        <w:r>
          <w:t xml:space="preserve">c</w:t>
        </w:r>
      </w:ins>
      <w:r>
        <w:t xml:space="preserve">hallenges. Applied Sciences</w:t>
      </w:r>
      <w:ins w:id="430" w:author="Yuyong Kim" w:date="2026-05-10T00:00:00Z">
        <w:r>
          <w:t xml:space="preserve">,</w:t>
        </w:r>
      </w:ins>
      <w:r>
        <w:t xml:space="preserve"> 12</w:t>
      </w:r>
      <w:del w:id="431" w:author="Yuyong Kim" w:date="2026-05-10T00:00:00Z">
        <w:r>
          <w:delText xml:space="preserve"> </w:delText>
        </w:r>
      </w:del>
      <w:r>
        <w:t xml:space="preserve">(16), 8081.</w:t>
      </w:r>
      <w:ins w:id="432" w:author="Yuyong Kim" w:date="2026-05-10T00:00:00Z">
        <w:r>
          <w:t xml:space="preserve"> https://doi.org/10.3390/app12168081</w:t>
        </w:r>
      </w:ins>
    </w:p>
    <w:p>
      <w:pPr>
        <w:pStyle w:val="BodyText"/>
      </w:pPr>
      <w:r>
        <w:t xml:space="preserve">API</w:t>
      </w:r>
      <w:del w:id="433" w:author="Yuyong Kim" w:date="2026-05-10T00:00:00Z">
        <w:r>
          <w:delText xml:space="preserve">,</w:delText>
        </w:r>
      </w:del>
      <w:r>
        <w:t xml:space="preserve"> </w:t>
      </w:r>
      <w:ins w:id="434" w:author="Yuyong Kim" w:date="2026-05-10T00:00:00Z">
        <w:r>
          <w:t xml:space="preserve">(</w:t>
        </w:r>
      </w:ins>
      <w:r>
        <w:t xml:space="preserve">2020</w:t>
      </w:r>
      <w:ins w:id="435" w:author="Yuyong Kim" w:date="2026-05-10T00:00:00Z">
        <w:r>
          <w:t xml:space="preserve">)</w:t>
        </w:r>
      </w:ins>
      <w:r>
        <w:t xml:space="preserve">. API 579-1/ASME FFS-1: Fitness-</w:t>
      </w:r>
      <w:del w:id="436" w:author="Yuyong Kim" w:date="2026-05-10T00:00:00Z">
        <w:r>
          <w:delText xml:space="preserve">F</w:delText>
        </w:r>
      </w:del>
      <w:ins w:id="437" w:author="Yuyong Kim" w:date="2026-05-10T00:00:00Z">
        <w:r>
          <w:t xml:space="preserve">f</w:t>
        </w:r>
      </w:ins>
      <w:r>
        <w:t xml:space="preserve">or-Service, 3rd ed. A</w:t>
      </w:r>
      <w:ins w:id="438" w:author="Yuyong Kim" w:date="2026-05-10T00:00:00Z">
        <w:r>
          <w:t xml:space="preserve">merican </w:t>
        </w:r>
      </w:ins>
      <w:r>
        <w:t xml:space="preserve">P</w:t>
      </w:r>
      <w:ins w:id="439" w:author="Yuyong Kim" w:date="2026-05-10T00:00:00Z">
        <w:r>
          <w:t xml:space="preserve">etroleum </w:t>
        </w:r>
      </w:ins>
      <w:r>
        <w:t xml:space="preserve">I</w:t>
      </w:r>
      <w:ins w:id="440" w:author="Yuyong Kim" w:date="2026-05-10T00:00:00Z">
        <w:r>
          <w:t xml:space="preserve">nstitute</w:t>
        </w:r>
      </w:ins>
      <w:r>
        <w:t xml:space="preserve">, Washington, DC.</w:t>
      </w:r>
    </w:p>
    <w:p>
      <w:pPr>
        <w:pStyle w:val="BodyText"/>
        <w:rPr>
          <w:ins w:id="442" w:author="Yuyong Kim" w:date="2026-05-10T00:00:00Z"/>
        </w:rPr>
      </w:pPr>
      <w:ins w:id="441" w:author="Yuyong Kim" w:date="2026-05-10T00:00:00Z">
        <w:r>
          <w:t xml:space="preserve">ASME (2022). ASME B31.3-2022: Process Piping. The American Society of Mechanical Engineers, New York.</w:t>
        </w:r>
      </w:ins>
    </w:p>
    <w:p>
      <w:pPr>
        <w:pStyle w:val="BodyText"/>
      </w:pPr>
      <w:r>
        <w:t xml:space="preserve">Avizienis, A.</w:t>
      </w:r>
      <w:del w:id="443" w:author="Yuyong Kim" w:date="2026-05-10T00:00:00Z">
        <w:r>
          <w:delText xml:space="preserve">,</w:delText>
        </w:r>
      </w:del>
      <w:r>
        <w:t xml:space="preserve"> </w:t>
      </w:r>
      <w:ins w:id="444" w:author="Yuyong Kim" w:date="2026-05-10T00:00:00Z">
        <w:r>
          <w:t xml:space="preserve">(</w:t>
        </w:r>
      </w:ins>
      <w:r>
        <w:t xml:space="preserve">1985</w:t>
      </w:r>
      <w:ins w:id="445" w:author="Yuyong Kim" w:date="2026-05-10T00:00:00Z">
        <w:r>
          <w:t xml:space="preserve">)</w:t>
        </w:r>
      </w:ins>
      <w:r>
        <w:t xml:space="preserve">. The N-version approach to fault-tolerant software. IEEE Trans</w:t>
      </w:r>
      <w:del w:id="446" w:author="Yuyong Kim" w:date="2026-05-10T00:00:00Z">
        <w:r>
          <w:delText xml:space="preserve">.</w:delText>
        </w:r>
      </w:del>
      <w:ins w:id="447" w:author="Yuyong Kim" w:date="2026-05-10T00:00:00Z">
        <w:r>
          <w:t xml:space="preserve">actions on</w:t>
        </w:r>
      </w:ins>
      <w:r>
        <w:t xml:space="preserve"> Softw</w:t>
      </w:r>
      <w:del w:id="448" w:author="Yuyong Kim" w:date="2026-05-10T00:00:00Z">
        <w:r>
          <w:delText xml:space="preserve">.</w:delText>
        </w:r>
      </w:del>
      <w:ins w:id="449" w:author="Yuyong Kim" w:date="2026-05-10T00:00:00Z">
        <w:r>
          <w:t xml:space="preserve">are</w:t>
        </w:r>
      </w:ins>
      <w:r>
        <w:t xml:space="preserve"> Eng</w:t>
      </w:r>
      <w:del w:id="450" w:author="Yuyong Kim" w:date="2026-05-10T00:00:00Z">
        <w:r>
          <w:delText xml:space="preserve">.</w:delText>
        </w:r>
      </w:del>
      <w:ins w:id="451" w:author="Yuyong Kim" w:date="2026-05-10T00:00:00Z">
        <w:r>
          <w:t xml:space="preserve">ineering,</w:t>
        </w:r>
      </w:ins>
      <w:r>
        <w:t xml:space="preserve"> SE-11</w:t>
      </w:r>
      <w:del w:id="452" w:author="Yuyong Kim" w:date="2026-05-10T00:00:00Z">
        <w:r>
          <w:delText xml:space="preserve"> </w:delText>
        </w:r>
      </w:del>
      <w:r>
        <w:t xml:space="preserve">(12), 1491</w:t>
      </w:r>
      <w:del w:id="453" w:author="Yuyong Kim" w:date="2026-05-10T00:00:00Z">
        <w:r>
          <w:delText xml:space="preserve">–</w:delText>
        </w:r>
      </w:del>
      <w:ins w:id="454" w:author="Yuyong Kim" w:date="2026-05-10T00:00:00Z">
        <w:r>
          <w:t xml:space="preserve">-</w:t>
        </w:r>
      </w:ins>
      <w:r>
        <w:t xml:space="preserve">1501.</w:t>
      </w:r>
    </w:p>
    <w:p>
      <w:pPr>
        <w:pStyle w:val="BodyText"/>
      </w:pPr>
      <w:r>
        <w:t xml:space="preserve">Elhosary, M. et al. (2024). LLM-assisted HAZOP study using retrieval-augmented generation.</w:t>
      </w:r>
      <w:r>
        <w:t xml:space="preserve"> </w:t>
      </w:r>
      <w:r>
        <w:rPr>
          <w:i/>
          <w:iCs/>
        </w:rPr>
        <w:t xml:space="preserve">IChemE Symposium Series No. 171: Hazards 34.</w:t>
      </w:r>
    </w:p>
    <w:p>
      <w:pPr>
        <w:pStyle w:val="BodyText"/>
      </w:pPr>
      <w:r>
        <w:t xml:space="preserve">Gao, Y., Xiong, Y., Huang, X. et al.</w:t>
      </w:r>
      <w:del w:id="455" w:author="Yuyong Kim" w:date="2026-05-10T00:00:00Z">
        <w:r>
          <w:delText xml:space="preserve">, </w:delText>
        </w:r>
      </w:del>
      <w:ins w:id="456" w:author="Yuyong Kim" w:date="2026-05-10T00:00:00Z">
        <w:r>
          <w:t xml:space="preserve"> (</w:t>
        </w:r>
      </w:ins>
      <w:r>
        <w:t xml:space="preserve">2024</w:t>
      </w:r>
      <w:ins w:id="457" w:author="Yuyong Kim" w:date="2026-05-10T00:00:00Z">
        <w:r>
          <w:t xml:space="preserve">)</w:t>
        </w:r>
      </w:ins>
      <w:r>
        <w:t xml:space="preserve">. Retrieval-</w:t>
      </w:r>
      <w:del w:id="458" w:author="Yuyong Kim" w:date="2026-05-10T00:00:00Z">
        <w:r>
          <w:delText xml:space="preserve">A</w:delText>
        </w:r>
      </w:del>
      <w:ins w:id="459" w:author="Yuyong Kim" w:date="2026-05-10T00:00:00Z">
        <w:r>
          <w:t xml:space="preserve">a</w:t>
        </w:r>
      </w:ins>
      <w:r>
        <w:t xml:space="preserve">ugmented </w:t>
      </w:r>
      <w:del w:id="460" w:author="Yuyong Kim" w:date="2026-05-10T00:00:00Z">
        <w:r>
          <w:delText xml:space="preserve">G</w:delText>
        </w:r>
      </w:del>
      <w:ins w:id="461" w:author="Yuyong Kim" w:date="2026-05-10T00:00:00Z">
        <w:r>
          <w:t xml:space="preserve">g</w:t>
        </w:r>
      </w:ins>
      <w:r>
        <w:t xml:space="preserve">eneration for </w:t>
      </w:r>
      <w:del w:id="462" w:author="Yuyong Kim" w:date="2026-05-10T00:00:00Z">
        <w:r>
          <w:delText xml:space="preserve">L</w:delText>
        </w:r>
      </w:del>
      <w:ins w:id="463" w:author="Yuyong Kim" w:date="2026-05-10T00:00:00Z">
        <w:r>
          <w:t xml:space="preserve">l</w:t>
        </w:r>
      </w:ins>
      <w:r>
        <w:t xml:space="preserve">arge </w:t>
      </w:r>
      <w:del w:id="464" w:author="Yuyong Kim" w:date="2026-05-10T00:00:00Z">
        <w:r>
          <w:delText xml:space="preserve">L</w:delText>
        </w:r>
      </w:del>
      <w:ins w:id="465" w:author="Yuyong Kim" w:date="2026-05-10T00:00:00Z">
        <w:r>
          <w:t xml:space="preserve">l</w:t>
        </w:r>
      </w:ins>
      <w:r>
        <w:t xml:space="preserve">anguage </w:t>
      </w:r>
      <w:del w:id="466" w:author="Yuyong Kim" w:date="2026-05-10T00:00:00Z">
        <w:r>
          <w:delText xml:space="preserve">M</w:delText>
        </w:r>
      </w:del>
      <w:ins w:id="467" w:author="Yuyong Kim" w:date="2026-05-10T00:00:00Z">
        <w:r>
          <w:t xml:space="preserve">m</w:t>
        </w:r>
      </w:ins>
      <w:r>
        <w:t xml:space="preserve">odels: A </w:t>
      </w:r>
      <w:del w:id="468" w:author="Yuyong Kim" w:date="2026-05-10T00:00:00Z">
        <w:r>
          <w:delText xml:space="preserve">S</w:delText>
        </w:r>
      </w:del>
      <w:ins w:id="469" w:author="Yuyong Kim" w:date="2026-05-10T00:00:00Z">
        <w:r>
          <w:t xml:space="preserve">s</w:t>
        </w:r>
      </w:ins>
      <w:r>
        <w:t xml:space="preserve">urvey.</w:t>
      </w:r>
      <w:ins w:id="470" w:author="Yuyong Kim" w:date="2026-05-10T00:00:00Z">
        <w:r>
          <w:t xml:space="preserve"> arXiv preprint</w:t>
        </w:r>
      </w:ins>
      <w:r>
        <w:t xml:space="preserve"> arXiv:2312.10997.</w:t>
      </w:r>
    </w:p>
    <w:p>
      <w:pPr>
        <w:pStyle w:val="BodyText"/>
      </w:pPr>
      <w:r>
        <w:t xml:space="preserve">Hector, I.</w:t>
      </w:r>
      <w:del w:id="471" w:author="Yuyong Kim" w:date="2026-05-10T00:00:00Z">
        <w:r>
          <w:delText xml:space="preserve">,</w:delText>
        </w:r>
      </w:del>
      <w:ins w:id="472" w:author="Yuyong Kim" w:date="2026-05-10T00:00:00Z">
        <w:r>
          <w:t xml:space="preserve"> and</w:t>
        </w:r>
      </w:ins>
      <w:r>
        <w:t xml:space="preserve"> Panjanathan, R.</w:t>
      </w:r>
      <w:del w:id="473" w:author="Yuyong Kim" w:date="2026-05-10T00:00:00Z">
        <w:r>
          <w:delText xml:space="preserve">,</w:delText>
        </w:r>
      </w:del>
      <w:r>
        <w:t xml:space="preserve"> </w:t>
      </w:r>
      <w:ins w:id="474" w:author="Yuyong Kim" w:date="2026-05-10T00:00:00Z">
        <w:r>
          <w:t xml:space="preserve">(</w:t>
        </w:r>
      </w:ins>
      <w:r>
        <w:t xml:space="preserve">2024</w:t>
      </w:r>
      <w:ins w:id="475" w:author="Yuyong Kim" w:date="2026-05-10T00:00:00Z">
        <w:r>
          <w:t xml:space="preserve">)</w:t>
        </w:r>
      </w:ins>
      <w:r>
        <w:t xml:space="preserve">. Predictive maintenance in Industry 4.0: </w:t>
      </w:r>
      <w:del w:id="476" w:author="Yuyong Kim" w:date="2026-05-10T00:00:00Z">
        <w:r>
          <w:delText xml:space="preserve">a</w:delText>
        </w:r>
      </w:del>
      <w:ins w:id="477" w:author="Yuyong Kim" w:date="2026-05-10T00:00:00Z">
        <w:r>
          <w:t xml:space="preserve">A</w:t>
        </w:r>
      </w:ins>
      <w:r>
        <w:t xml:space="preserve"> survey of planning models and </w:t>
      </w:r>
      <w:del w:id="478" w:author="Yuyong Kim" w:date="2026-05-10T00:00:00Z">
        <w:r>
          <w:delText xml:space="preserve">ML</w:delText>
        </w:r>
      </w:del>
      <w:ins w:id="479" w:author="Yuyong Kim" w:date="2026-05-10T00:00:00Z">
        <w:r>
          <w:t xml:space="preserve">machine learning</w:t>
        </w:r>
      </w:ins>
      <w:r>
        <w:t xml:space="preserve"> techniques. PeerJ Comput</w:t>
      </w:r>
      <w:del w:id="480" w:author="Yuyong Kim" w:date="2026-05-10T00:00:00Z">
        <w:r>
          <w:delText xml:space="preserve">.</w:delText>
        </w:r>
      </w:del>
      <w:ins w:id="481" w:author="Yuyong Kim" w:date="2026-05-10T00:00:00Z">
        <w:r>
          <w:t xml:space="preserve">er</w:t>
        </w:r>
      </w:ins>
      <w:r>
        <w:t xml:space="preserve"> Sci</w:t>
      </w:r>
      <w:del w:id="482" w:author="Yuyong Kim" w:date="2026-05-10T00:00:00Z">
        <w:r>
          <w:delText xml:space="preserve">.</w:delText>
        </w:r>
      </w:del>
      <w:ins w:id="483" w:author="Yuyong Kim" w:date="2026-05-10T00:00:00Z">
        <w:r>
          <w:t xml:space="preserve">ence,</w:t>
        </w:r>
      </w:ins>
      <w:r>
        <w:t xml:space="preserve"> 10, e2016.</w:t>
      </w:r>
      <w:ins w:id="484" w:author="Yuyong Kim" w:date="2026-05-10T00:00:00Z">
        <w:r>
          <w:t xml:space="preserve"> https://doi.org/10.7717/peerj-cs.2016</w:t>
        </w:r>
      </w:ins>
    </w:p>
    <w:p>
      <w:pPr>
        <w:pStyle w:val="BodyText"/>
        <w:rPr>
          <w:ins w:id="486" w:author="Yuyong Kim" w:date="2026-05-10T00:00:00Z"/>
        </w:rPr>
      </w:pPr>
      <w:ins w:id="485" w:author="Yuyong Kim" w:date="2026-05-10T00:00:00Z">
        <w:r>
          <w:t xml:space="preserve">Jones, J.F., Raj, V., Abas, P.E., Petra, M.I., Sivan, D., Satheesh Kumar, K., Jose, R., and Mathew, S. (2025). Application of artificial intelligence for asset integrity management of offshore oil and gas pipelines. Life Cycle Reliability and Safety Engineering. https://doi.org/10.1007/s41872-025-00353-2</w:t>
        </w:r>
      </w:ins>
    </w:p>
    <w:p>
      <w:pPr>
        <w:pStyle w:val="BodyText"/>
      </w:pPr>
      <w:r>
        <w:t xml:space="preserve">Kim, H., Yi, J.-S., </w:t>
      </w:r>
      <w:ins w:id="487" w:author="Yuyong Kim" w:date="2026-05-10T00:00:00Z">
        <w:r>
          <w:t xml:space="preserve">and </w:t>
        </w:r>
      </w:ins>
      <w:r>
        <w:t xml:space="preserve">Jang, Y.</w:t>
      </w:r>
      <w:del w:id="488" w:author="Yuyong Kim" w:date="2026-05-10T00:00:00Z">
        <w:r>
          <w:delText xml:space="preserve">,</w:delText>
        </w:r>
      </w:del>
      <w:r>
        <w:t xml:space="preserve"> </w:t>
      </w:r>
      <w:ins w:id="489" w:author="Yuyong Kim" w:date="2026-05-10T00:00:00Z">
        <w:r>
          <w:t xml:space="preserve">(</w:t>
        </w:r>
      </w:ins>
      <w:r>
        <w:t xml:space="preserve">2022</w:t>
      </w:r>
      <w:ins w:id="490" w:author="Yuyong Kim" w:date="2026-05-10T00:00:00Z">
        <w:r>
          <w:t xml:space="preserve">)</w:t>
        </w:r>
      </w:ins>
      <w:r>
        <w:t xml:space="preserve">. Analyzing </w:t>
      </w:r>
      <w:del w:id="491" w:author="Yuyong Kim" w:date="2026-05-10T00:00:00Z">
        <w:r>
          <w:delText xml:space="preserve">P</w:delText>
        </w:r>
      </w:del>
      <w:ins w:id="492" w:author="Yuyong Kim" w:date="2026-05-10T00:00:00Z">
        <w:r>
          <w:t xml:space="preserve">p</w:t>
        </w:r>
      </w:ins>
      <w:r>
        <w:t xml:space="preserve">atterns of </w:t>
      </w:r>
      <w:del w:id="493" w:author="Yuyong Kim" w:date="2026-05-10T00:00:00Z">
        <w:r>
          <w:delText xml:space="preserve">M</w:delText>
        </w:r>
      </w:del>
      <w:ins w:id="494" w:author="Yuyong Kim" w:date="2026-05-10T00:00:00Z">
        <w:r>
          <w:t xml:space="preserve">m</w:t>
        </w:r>
      </w:ins>
      <w:r>
        <w:t xml:space="preserve">ulti-cause </w:t>
      </w:r>
      <w:del w:id="495" w:author="Yuyong Kim" w:date="2026-05-10T00:00:00Z">
        <w:r>
          <w:delText xml:space="preserve">A</w:delText>
        </w:r>
      </w:del>
      <w:ins w:id="496" w:author="Yuyong Kim" w:date="2026-05-10T00:00:00Z">
        <w:r>
          <w:t xml:space="preserve">a</w:t>
        </w:r>
      </w:ins>
      <w:r>
        <w:t xml:space="preserve">ccidents </w:t>
      </w:r>
      <w:del w:id="497" w:author="Yuyong Kim" w:date="2026-05-10T00:00:00Z">
        <w:r>
          <w:delText xml:space="preserve">F</w:delText>
        </w:r>
      </w:del>
      <w:ins w:id="498" w:author="Yuyong Kim" w:date="2026-05-10T00:00:00Z">
        <w:r>
          <w:t xml:space="preserve">f</w:t>
        </w:r>
      </w:ins>
      <w:r>
        <w:t xml:space="preserve">rom KOSHA’s </w:t>
      </w:r>
      <w:del w:id="499" w:author="Yuyong Kim" w:date="2026-05-10T00:00:00Z">
        <w:r>
          <w:delText xml:space="preserve">C</w:delText>
        </w:r>
      </w:del>
      <w:ins w:id="500" w:author="Yuyong Kim" w:date="2026-05-10T00:00:00Z">
        <w:r>
          <w:t xml:space="preserve">construction injury c</w:t>
        </w:r>
      </w:ins>
      <w:r>
        <w:t xml:space="preserve">ase </w:t>
      </w:r>
      <w:del w:id="501" w:author="Yuyong Kim" w:date="2026-05-10T00:00:00Z">
        <w:r>
          <w:delText xml:space="preserve">R</w:delText>
        </w:r>
      </w:del>
      <w:ins w:id="502" w:author="Yuyong Kim" w:date="2026-05-10T00:00:00Z">
        <w:r>
          <w:t xml:space="preserve">r</w:t>
        </w:r>
      </w:ins>
      <w:r>
        <w:t xml:space="preserve">eports </w:t>
      </w:r>
      <w:del w:id="503" w:author="Yuyong Kim" w:date="2026-05-10T00:00:00Z">
        <w:r>
          <w:delText xml:space="preserve">Us</w:delText>
        </w:r>
      </w:del>
      <w:ins w:id="504" w:author="Yuyong Kim" w:date="2026-05-10T00:00:00Z">
        <w:r>
          <w:t xml:space="preserve">utiliz</w:t>
        </w:r>
      </w:ins>
      <w:r>
        <w:t xml:space="preserve">ing </w:t>
      </w:r>
      <w:del w:id="505" w:author="Yuyong Kim" w:date="2026-05-10T00:00:00Z">
        <w:r>
          <w:delText xml:space="preserve">T</w:delText>
        </w:r>
      </w:del>
      <w:ins w:id="506" w:author="Yuyong Kim" w:date="2026-05-10T00:00:00Z">
        <w:r>
          <w:t xml:space="preserve">t</w:t>
        </w:r>
      </w:ins>
      <w:r>
        <w:t xml:space="preserve">ext </w:t>
      </w:r>
      <w:del w:id="507" w:author="Yuyong Kim" w:date="2026-05-10T00:00:00Z">
        <w:r>
          <w:delText xml:space="preserve">M</w:delText>
        </w:r>
      </w:del>
      <w:ins w:id="508" w:author="Yuyong Kim" w:date="2026-05-10T00:00:00Z">
        <w:r>
          <w:t xml:space="preserve">m</w:t>
        </w:r>
      </w:ins>
      <w:r>
        <w:t xml:space="preserve">ining</w:t>
      </w:r>
      <w:ins w:id="509" w:author="Yuyong Kim" w:date="2026-05-10T00:00:00Z">
        <w:r>
          <w:t xml:space="preserve"> methodology</w:t>
        </w:r>
      </w:ins>
      <w:r>
        <w:t xml:space="preserve">. J</w:t>
      </w:r>
      <w:del w:id="510" w:author="Yuyong Kim" w:date="2026-05-10T00:00:00Z">
        <w:r>
          <w:delText xml:space="preserve">.</w:delText>
        </w:r>
      </w:del>
      <w:ins w:id="511" w:author="Yuyong Kim" w:date="2026-05-10T00:00:00Z">
        <w:r>
          <w:t xml:space="preserve">ournal of the</w:t>
        </w:r>
      </w:ins>
      <w:r>
        <w:t xml:space="preserve"> Architectural Institute of Korea</w:t>
      </w:r>
      <w:ins w:id="512" w:author="Yuyong Kim" w:date="2026-05-10T00:00:00Z">
        <w:r>
          <w:t xml:space="preserve">,</w:t>
        </w:r>
      </w:ins>
      <w:r>
        <w:t xml:space="preserve"> 38</w:t>
      </w:r>
      <w:del w:id="513" w:author="Yuyong Kim" w:date="2026-05-10T00:00:00Z">
        <w:r>
          <w:delText xml:space="preserve"> </w:delText>
        </w:r>
      </w:del>
      <w:r>
        <w:t xml:space="preserve">(4), 237</w:t>
      </w:r>
      <w:del w:id="514" w:author="Yuyong Kim" w:date="2026-05-10T00:00:00Z">
        <w:r>
          <w:delText xml:space="preserve">–</w:delText>
        </w:r>
      </w:del>
      <w:ins w:id="515" w:author="Yuyong Kim" w:date="2026-05-10T00:00:00Z">
        <w:r>
          <w:t xml:space="preserve">-</w:t>
        </w:r>
      </w:ins>
      <w:r>
        <w:t xml:space="preserve">244.</w:t>
      </w:r>
      <w:ins w:id="516" w:author="Yuyong Kim" w:date="2026-05-10T00:00:00Z">
        <w:r>
          <w:t xml:space="preserve"> https://doi.org/10.5659/JAIK.2022.38.4.237</w:t>
        </w:r>
      </w:ins>
    </w:p>
    <w:p>
      <w:pPr>
        <w:pStyle w:val="BodyText"/>
        <w:rPr>
          <w:ins w:id="518" w:author="Yuyong Kim" w:date="2026-05-10T00:00:00Z"/>
        </w:rPr>
      </w:pPr>
      <w:ins w:id="517" w:author="Yuyong Kim" w:date="2026-05-10T00:00:00Z">
        <w:r>
          <w:t xml:space="preserve">Klesel, M. and Wittmann, H.F. (2025). Retrieval-augmented generation (RAG). Business &amp; Information Systems Engineering, 67(4), 551-561. https://doi.org/10.1007/s12599-025-00945-3</w:t>
        </w:r>
      </w:ins>
    </w:p>
    <w:p>
      <w:pPr>
        <w:pStyle w:val="BodyText"/>
      </w:pPr>
      <w:del w:id="519" w:author="Yuyong Kim" w:date="2026-05-10T00:00:00Z">
        <w:r>
          <w:delText xml:space="preserve">Th</w:delText>
        </w:r>
      </w:del>
      <w:ins w:id="520" w:author="Yuyong Kim" w:date="2026-05-10T00:00:00Z">
        <w:r>
          <w:t xml:space="preserve">KOSHA (2026). KOSHA Guid</w:t>
        </w:r>
      </w:ins>
      <w:r>
        <w:t xml:space="preserve">e </w:t>
      </w:r>
      <w:ins w:id="521" w:author="Yuyong Kim" w:date="2026-05-10T00:00:00Z">
        <w:r>
          <w:t xml:space="preserve">Technic</w:t>
        </w:r>
      </w:ins>
      <w:r>
        <w:t xml:space="preserve">a</w:t>
      </w:r>
      <w:ins w:id="522" w:author="Yuyong Kim" w:date="2026-05-10T00:00:00Z">
        <w:r>
          <w:t xml:space="preserve">l Reg</w:t>
        </w:r>
      </w:ins>
      <w:r>
        <w:t xml:space="preserve">u</w:t>
      </w:r>
      <w:ins w:id="523" w:author="Yuyong Kim" w:date="2026-05-10T00:00:00Z">
        <w:r>
          <w:t xml:space="preserve">la</w:t>
        </w:r>
      </w:ins>
      <w:r>
        <w:t xml:space="preserve">t</w:t>
      </w:r>
      <w:del w:id="524" w:author="Yuyong Kim" w:date="2026-05-10T00:00:00Z">
        <w:r>
          <w:delText xml:space="preserve">h</w:delText>
        </w:r>
      </w:del>
      <w:ins w:id="525" w:author="Yuyong Kim" w:date="2026-05-10T00:00:00Z">
        <w:r>
          <w:t xml:space="preserve">ions P</w:t>
        </w:r>
      </w:ins>
      <w:r>
        <w:t xml:space="preserve">or</w:t>
      </w:r>
      <w:del w:id="526" w:author="Yuyong Kim" w:date="2026-05-10T00:00:00Z">
        <w:r>
          <w:delText xml:space="preserve"> </w:delText>
        </w:r>
      </w:del>
      <w:ins w:id="527" w:author="Yuyong Kim" w:date="2026-05-10T00:00:00Z">
        <w:r>
          <w:t xml:space="preserve">t</w:t>
        </w:r>
      </w:ins>
      <w:r>
        <w:t xml:space="preserve">a</w:t>
      </w:r>
      <w:del w:id="528" w:author="Yuyong Kim" w:date="2026-05-10T00:00:00Z">
        <w:r>
          <w:delText xml:space="preserve">cknow</w:delText>
        </w:r>
      </w:del>
      <w:r>
        <w:t xml:space="preserve">l</w:t>
      </w:r>
      <w:del w:id="529" w:author="Yuyong Kim" w:date="2026-05-10T00:00:00Z">
        <w:r>
          <w:delText xml:space="preserve">edges the</w:delText>
        </w:r>
      </w:del>
      <w:ins w:id="530" w:author="Yuyong Kim" w:date="2026-05-10T00:00:00Z">
        <w:r>
          <w:t xml:space="preserve">.</w:t>
        </w:r>
      </w:ins>
      <w:r>
        <w:t xml:space="preserve"> Korea Occupational Safety and Health Agency</w:t>
      </w:r>
      <w:ins w:id="531" w:author="Yuyong Kim" w:date="2026-05-10T00:00:00Z">
        <w:r>
          <w:t xml:space="preserve">. Available at: https://www.kosha.or.kr</w:t>
        </w:r>
      </w:ins>
      <w:r>
        <w:t xml:space="preserve"> (</w:t>
      </w:r>
      <w:del w:id="532" w:author="Yuyong Kim" w:date="2026-05-10T00:00:00Z">
        <w:r>
          <w:delText xml:space="preserve">KOSHA) for public API </w:delText>
        </w:r>
      </w:del>
      <w:r>
        <w:t xml:space="preserve">access</w:t>
      </w:r>
      <w:del w:id="533" w:author="Yuyong Kim" w:date="2026-05-10T00:00:00Z">
        <w:r>
          <w:delText xml:space="preserve"> to t</w:delText>
        </w:r>
      </w:del>
      <w:r>
        <w:t xml:space="preserve">e</w:t>
      </w:r>
      <w:del w:id="534" w:author="Yuyong Kim" w:date="2026-05-10T00:00:00Z">
        <w:r>
          <w:delText xml:space="preserve">chnical guidelines an</w:delText>
        </w:r>
      </w:del>
      <w:r>
        <w:t xml:space="preserve">d </w:t>
      </w:r>
      <w:del w:id="535" w:author="Yuyong Kim" w:date="2026-05-10T00:00:00Z">
        <w:r>
          <w:delText xml:space="preserve">statutory provisions</w:delText>
        </w:r>
      </w:del>
      <w:ins w:id="536" w:author="Yuyong Kim" w:date="2026-05-10T00:00:00Z">
        <w:r>
          <w:t xml:space="preserve">2026-05-18)</w:t>
        </w:r>
      </w:ins>
      <w:r>
        <w:t xml:space="preserve">.</w:t>
      </w:r>
    </w:p>
    <w:p>
      <w:pPr>
        <w:pStyle w:val="BodyText"/>
        <w:rPr>
          <w:ins w:id="538" w:author="Yuyong Kim" w:date="2026-05-10T00:00:00Z"/>
        </w:rPr>
      </w:pPr>
      <w:ins w:id="537" w:author="Yuyong Kim" w:date="2026-05-10T00:00:00Z">
        <w:r>
          <w:t xml:space="preserve">Lee, J. and Ahn, S. (2025). Development of AI prototype for generating construction safety guidelines through fine-tuning of large-scale language model. Korean Journal of Construction Engineering and Management, 26(2), 20-31. https://doi.org/10.6106/KJCEM.2025.26.2.020</w:t>
        </w:r>
      </w:ins>
    </w:p>
    <w:p>
      <w:pPr>
        <w:pStyle w:val="BodyText"/>
        <w:rPr>
          <w:ins w:id="540" w:author="Yuyong Kim" w:date="2026-05-10T00:00:00Z"/>
        </w:rPr>
      </w:pPr>
      <w:ins w:id="539" w:author="Yuyong Kim" w:date="2026-05-10T00:00:00Z">
        <w:r>
          <w:t xml:space="preserve">Lewis, P., Perez, E., Piktus, A. et al. (2020). Retrieval-augmented generation for knowledge-intensive NLP tasks. Advances in Neural Information Processing Systems (NeurIPS 2020), 33, 9459-9474.</w:t>
        </w:r>
      </w:ins>
    </w:p>
    <w:p>
      <w:pPr>
        <w:pStyle w:val="BodyText"/>
        <w:rPr>
          <w:ins w:id="542" w:author="Yuyong Kim" w:date="2026-05-10T00:00:00Z"/>
        </w:rPr>
      </w:pPr>
      <w:ins w:id="541" w:author="Yuyong Kim" w:date="2026-05-10T00:00:00Z">
        <w:r>
          <w:t xml:space="preserve">Ministry of Employment and Labor, Republic of Korea (2026). Rules on Occupational Safety and Health Standards (산업안전보건기준에 관한 규칙), Article 256 (Corrosion Prevention). Available at: https://www.law.go.kr (accessed 2026-05-18).</w:t>
        </w:r>
      </w:ins>
    </w:p>
    <w:p>
      <w:pPr>
        <w:pStyle w:val="BodyText"/>
      </w:pPr>
      <w:r>
        <w:t xml:space="preserve">Robertson, S.</w:t>
      </w:r>
      <w:del w:id="543" w:author="Yuyong Kim" w:date="2026-05-10T00:00:00Z">
        <w:r>
          <w:delText xml:space="preserve">,</w:delText>
        </w:r>
      </w:del>
      <w:ins w:id="544" w:author="Yuyong Kim" w:date="2026-05-10T00:00:00Z">
        <w:r>
          <w:t xml:space="preserve"> and</w:t>
        </w:r>
      </w:ins>
      <w:r>
        <w:t xml:space="preserve"> Zaragoza, H.</w:t>
      </w:r>
      <w:del w:id="545" w:author="Yuyong Kim" w:date="2026-05-10T00:00:00Z">
        <w:r>
          <w:delText xml:space="preserve">,</w:delText>
        </w:r>
      </w:del>
      <w:r>
        <w:t xml:space="preserve"> </w:t>
      </w:r>
      <w:ins w:id="546" w:author="Yuyong Kim" w:date="2026-05-10T00:00:00Z">
        <w:r>
          <w:t xml:space="preserve">(</w:t>
        </w:r>
      </w:ins>
      <w:r>
        <w:t xml:space="preserve">2009</w:t>
      </w:r>
      <w:ins w:id="547" w:author="Yuyong Kim" w:date="2026-05-10T00:00:00Z">
        <w:r>
          <w:t xml:space="preserve">)</w:t>
        </w:r>
      </w:ins>
      <w:r>
        <w:t xml:space="preserve">. The </w:t>
      </w:r>
      <w:del w:id="548" w:author="Yuyong Kim" w:date="2026-05-10T00:00:00Z">
        <w:r>
          <w:delText xml:space="preserve">P</w:delText>
        </w:r>
      </w:del>
      <w:ins w:id="549" w:author="Yuyong Kim" w:date="2026-05-10T00:00:00Z">
        <w:r>
          <w:t xml:space="preserve">p</w:t>
        </w:r>
      </w:ins>
      <w:r>
        <w:t xml:space="preserve">robabilistic </w:t>
      </w:r>
      <w:del w:id="550" w:author="Yuyong Kim" w:date="2026-05-10T00:00:00Z">
        <w:r>
          <w:delText xml:space="preserve">R</w:delText>
        </w:r>
      </w:del>
      <w:ins w:id="551" w:author="Yuyong Kim" w:date="2026-05-10T00:00:00Z">
        <w:r>
          <w:t xml:space="preserve">r</w:t>
        </w:r>
      </w:ins>
      <w:r>
        <w:t xml:space="preserve">elevance </w:t>
      </w:r>
      <w:del w:id="552" w:author="Yuyong Kim" w:date="2026-05-10T00:00:00Z">
        <w:r>
          <w:delText xml:space="preserve">F</w:delText>
        </w:r>
      </w:del>
      <w:ins w:id="553" w:author="Yuyong Kim" w:date="2026-05-10T00:00:00Z">
        <w:r>
          <w:t xml:space="preserve">f</w:t>
        </w:r>
      </w:ins>
      <w:r>
        <w:t xml:space="preserve">ramework: BM25 and </w:t>
      </w:r>
      <w:del w:id="554" w:author="Yuyong Kim" w:date="2026-05-10T00:00:00Z">
        <w:r>
          <w:delText xml:space="preserve">B</w:delText>
        </w:r>
      </w:del>
      <w:ins w:id="555" w:author="Yuyong Kim" w:date="2026-05-10T00:00:00Z">
        <w:r>
          <w:t xml:space="preserve">b</w:t>
        </w:r>
      </w:ins>
      <w:r>
        <w:t xml:space="preserve">eyond. Found</w:t>
      </w:r>
      <w:del w:id="556" w:author="Yuyong Kim" w:date="2026-05-10T00:00:00Z">
        <w:r>
          <w:delText xml:space="preserve">.</w:delText>
        </w:r>
      </w:del>
      <w:ins w:id="557" w:author="Yuyong Kim" w:date="2026-05-10T00:00:00Z">
        <w:r>
          <w:t xml:space="preserve">ations and</w:t>
        </w:r>
      </w:ins>
      <w:r>
        <w:t xml:space="preserve"> Trends </w:t>
      </w:r>
      <w:ins w:id="558" w:author="Yuyong Kim" w:date="2026-05-10T00:00:00Z">
        <w:r>
          <w:t xml:space="preserve">in </w:t>
        </w:r>
      </w:ins>
      <w:r>
        <w:t xml:space="preserve">Inf</w:t>
      </w:r>
      <w:del w:id="559" w:author="Yuyong Kim" w:date="2026-05-10T00:00:00Z">
        <w:r>
          <w:delText xml:space="preserve">.</w:delText>
        </w:r>
      </w:del>
      <w:ins w:id="560" w:author="Yuyong Kim" w:date="2026-05-10T00:00:00Z">
        <w:r>
          <w:t xml:space="preserve">ormation</w:t>
        </w:r>
      </w:ins>
      <w:r>
        <w:t xml:space="preserve"> Ret</w:t>
      </w:r>
      <w:del w:id="561" w:author="Yuyong Kim" w:date="2026-05-10T00:00:00Z">
        <w:r>
          <w:delText xml:space="preserve">.</w:delText>
        </w:r>
      </w:del>
      <w:ins w:id="562" w:author="Yuyong Kim" w:date="2026-05-10T00:00:00Z">
        <w:r>
          <w:t xml:space="preserve">rieval,</w:t>
        </w:r>
      </w:ins>
      <w:r>
        <w:t xml:space="preserve"> 3</w:t>
      </w:r>
      <w:del w:id="563" w:author="Yuyong Kim" w:date="2026-05-10T00:00:00Z">
        <w:r>
          <w:delText xml:space="preserve"> </w:delText>
        </w:r>
      </w:del>
      <w:r>
        <w:t xml:space="preserve">(4), 333</w:t>
      </w:r>
      <w:del w:id="564" w:author="Yuyong Kim" w:date="2026-05-10T00:00:00Z">
        <w:r>
          <w:delText xml:space="preserve">–</w:delText>
        </w:r>
      </w:del>
      <w:ins w:id="565" w:author="Yuyong Kim" w:date="2026-05-10T00:00:00Z">
        <w:r>
          <w:t xml:space="preserve">-</w:t>
        </w:r>
      </w:ins>
      <w:r>
        <w:t xml:space="preserve">389.</w:t>
      </w:r>
      <w:ins w:id="566" w:author="Yuyong Kim" w:date="2026-05-10T00:00:00Z">
        <w:r>
          <w:t xml:space="preserve"> https://doi.org/10.1561/1500000019</w:t>
        </w:r>
      </w:ins>
    </w:p>
    <w:p>
      <w:pPr>
        <w:pStyle w:val="BodyText"/>
        <w:rPr>
          <w:ins w:id="568" w:author="Yuyong Kim" w:date="2026-05-10T00:00:00Z"/>
        </w:rPr>
      </w:pPr>
      <w:ins w:id="567" w:author="Yuyong Kim" w:date="2026-05-10T00:00:00Z">
        <w:r>
          <w:t xml:space="preserve">Selvam, D.C., Raja, T., Vaghela, D.R., Meena, M., Tripathy, S., Kumar, B., Manjunath, H.R., Mehar, K., and Devarajan, Y. (2026). Artificial intelligence in process safety: A review of opportunities, challenges, and future directions for the chemical process industries. Journal of Loss Prevention in the Process Industries. https://doi.org/10.1016/j.jlp.2026.105917</w:t>
        </w:r>
      </w:ins>
    </w:p>
    <w:p>
      <w:pPr>
        <w:pStyle w:val="BodyText"/>
        <w:rPr>
          <w:ins w:id="570" w:author="Yuyong Kim" w:date="2026-05-10T00:00:00Z"/>
        </w:rPr>
      </w:pPr>
      <w:ins w:id="569" w:author="Yuyong Kim" w:date="2026-05-10T00:00:00Z">
        <w:r>
          <w:t xml:space="preserve">Walavalkar, V. et al. (2021). Machine learning and deep learning in chemical health and safety: A systematic review of techniques and applications. ACS Chemical Health &amp; Safety. https://doi.org/10.1021/acs.chas.0c00075</w:t>
        </w:r>
      </w:ins>
    </w:p>
    <w:p>
      <w:pPr>
        <w:pStyle w:val="BodyText"/>
        <w:rPr>
          <w:ins w:id="572" w:author="Yuyong Kim" w:date="2026-05-10T00:00:00Z"/>
        </w:rPr>
      </w:pPr>
      <w:ins w:id="571" w:author="Yuyong Kim" w:date="2026-05-10T00:00:00Z">
        <w:r>
          <w:t xml:space="preserve">Walker, C., Aslansefat, K., Akram, M.N., and Papadopoulos, Y. (2026). RAGuard: A novel approach for in-context safe retrieval augmented generation for LLMs. In Katsaros, P. (ed.), Model-Based Safety and Assessment. IMBSA 2025. Lecture Notes in Computer Science, vol. 15755. Springer, Cham. https://doi.org/10.1007/978-3-032-05073-1_13</w:t>
        </w:r>
      </w:ins>
    </w:p>
    <w:p>
      <w:pPr>
        <w:pStyle w:val="BodyText"/>
        <w:rPr>
          <w:ins w:id="574" w:author="Yuyong Kim" w:date="2026-05-10T00:00:00Z"/>
        </w:rPr>
      </w:pPr>
      <w:ins w:id="573" w:author="Yuyong Kim" w:date="2026-05-10T00:00:00Z">
        <w:r>
          <w:t xml:space="preserve">Woo, T., Kim, S., Tariq, S., Heo, S., and Yoo, C. (2025). Leveraging generative AI and large language model for process systems engineering: A state-of-the-art review. Korean Journal of Chemical Engineering, 42, 2787-2808. https://doi.org/10.1007/s11814-025-00524-y</w:t>
        </w:r>
      </w:ins>
    </w:p>
    <w:bookmarkEnd w:id="88"/>
    <w:bookmarkEnd w:id="89"/>
    <w:p>
      <w:pPr>
        <w:rPr>
          <w:del w:id="576" w:author="Yuyong Kim" w:date="2026-05-10T00:00:00Z"/>
        </w:rPr>
      </w:pPr>
      <w:del w:id="575" w:author="Yuyong Kim" w:date="2026-05-10T00:00:00Z">
        <w:r>
          <w:delText xml:space="preserve">Yuyong Kim</w:delText>
        </w:r>
      </w:del>
    </w:p>
    <w:p>
      <w:pPr>
        <w:rPr>
          <w:del w:id="578" w:author="Yuyong Kim" w:date="2026-05-10T00:00:00Z"/>
        </w:rPr>
      </w:pPr>
      <w:del w:id="577" w:author="Yuyong Kim" w:date="2026-05-10T00:00:00Z">
        <w:r>
          <w:delText xml:space="preserve">University of Wisconsin–Madison, Madison, WI 53706, USA M.S. Data, Insights &amp; Analytics; B.S. Chemical &amp; Biological Engineering</w:delText>
        </w:r>
      </w:del>
    </w:p>
    <w:p>
      <w:pPr>
        <w:rPr>
          <w:del w:id="580" w:author="Yuyong Kim" w:date="2026-05-10T00:00:00Z"/>
        </w:rPr>
      </w:pPr>
      <w:del w:id="579" w:author="Yuyong Kim" w:date="2026-05-10T00:00:00Z">
        <w:r>
          <w:delText xml:space="preserve">Highlights</w:delText>
        </w:r>
      </w:del>
    </w:p>
    <w:p>
      <w:pPr>
        <w:rPr>
          <w:del w:id="582" w:author="Yuyong Kim" w:date="2026-05-10T00:00:00Z"/>
        </w:rPr>
      </w:pPr>
      <w:del w:id="581" w:author="Yuyong Kim" w:date="2026-05-10T00:00:00Z">
        <w:r>
          <w:delText xml:space="preserve">We define the jurisdiction compliance gap between international engineering codes and national safety regulations.</w:delText>
        </w:r>
      </w:del>
    </w:p>
    <w:p>
      <w:pPr>
        <w:rPr>
          <w:del w:id="584" w:author="Yuyong Kim" w:date="2026-05-10T00:00:00Z"/>
        </w:rPr>
      </w:pPr>
      <w:del w:id="583" w:author="Yuyong Kim" w:date="2026-05-10T00:00:00Z">
        <w:r>
          <w:delText xml:space="preserve">A KOSHA-grounded regulatory RAG layer identifies Korean-jurisdiction obligations missed by code-only calculations.</w:delText>
        </w:r>
      </w:del>
    </w:p>
    <w:p>
      <w:pPr>
        <w:rPr>
          <w:del w:id="586" w:author="Yuyong Kim" w:date="2026-05-10T00:00:00Z"/>
        </w:rPr>
      </w:pPr>
      <w:del w:id="585" w:author="Yuyong Kim" w:date="2026-05-10T00:00:00Z">
        <w:r>
          <w:delText xml:space="preserve">Cross-discipline validation blocks 25 additional hazard scenarios in 60 test cases beyond single-domain checks.</w:delText>
        </w:r>
      </w:del>
    </w:p>
    <w:p>
      <w:pPr>
        <w:rPr>
          <w:del w:id="588" w:author="Yuyong Kim" w:date="2026-05-10T00:00:00Z"/>
        </w:rPr>
      </w:pPr>
      <w:del w:id="587" w:author="Yuyong Kim" w:date="2026-05-10T00:00:00Z">
        <w:r>
          <w:delText xml:space="preserve">A four-layer verification model shows implementation-correct performance across 220 synthetic golden cases in seven disciplines.</w:delText>
        </w:r>
      </w:del>
    </w:p>
    <w:p>
      <w:pPr>
        <w:rPr>
          <w:del w:id="590" w:author="Yuyong Kim" w:date="2026-05-10T00:00:00Z"/>
        </w:rPr>
      </w:pPr>
      <w:del w:id="589" w:author="Yuyong Kim" w:date="2026-05-10T00:00:00Z">
        <w:r>
          <w:delText xml:space="preserve">Concept-aware synonym expansion improves Recall@1 from 0.44 to 0.74 and MRR@10 from 0.57 to 0.79 on a curated Korean regulatory benchmark.</w:delText>
        </w:r>
      </w:del>
    </w:p>
    <w:p>
      <w:pPr>
        <w:rPr>
          <w:del w:id="592" w:author="Yuyong Kim" w:date="2026-05-10T00:00:00Z"/>
        </w:rPr>
      </w:pPr>
      <w:del w:id="591" w:author="Yuyong Kim" w:date="2026-05-10T00:00:00Z">
        <w:r>
          <w:delText xml:space="preserve">Abstract</w:delText>
        </w:r>
      </w:del>
    </w:p>
    <w:p>
      <w:pPr>
        <w:rPr>
          <w:del w:id="594" w:author="Yuyong Kim" w:date="2026-05-10T00:00:00Z"/>
        </w:rPr>
      </w:pPr>
      <w:del w:id="593" w:author="Yuyong Kim" w:date="2026-05-10T00:00:00Z">
        <w:r>
          <w:delText xml:space="preserve">Engineering calculations in process plants must satisfy both international codes (ASME, API, IEEE, IEC) and national safety regulations. When these two layers are misaligned, code-compliant engineering packages can leave latent accident pathways unaddressed — a condition we term the jurisdiction compliance gap. In Korean process plants, the KOSHA PSM framework imposes documentation, review triggers, and corrosion-prevention controls that international code calculations do not encode; overlooking these obligations can delay hazard identification until regulatory audit or, worse, until an incident occurs. This study proposes a proof-of-feasibility verification layer — not a replacement for detailed engineering design — that screens for such gaps. The system combines seven domain calculation engines, a four-layer hybrid verification model with K-voting consensus, a cross-discipline coupling validator, and a regulatory RAG layer indexing 1,327 KOSHA guides and 3,102 statutory provisions. On 220 curated synthetic golden cases, the deterministic engines confirm implementation correctness. A 60-scenario ablation shows that cross-discipline coupling validation blocks 25 additional hazard scenarios that single-domain calculations miss. A 50-query bilingual retrieval benchmark improves Recall@1 from 0.44 to 0.74. Three case studies illustrate jurisdiction compliance gaps where ASME/API calculations pass cleanly while the RAG layer surfaces mandatory Korean requirements, including Article 256 corrosion-prevention obligations (산업안전보건기준에 관한 규칙). The concept likely applies wherever national regulations augment international codes.</w:delText>
        </w:r>
      </w:del>
    </w:p>
    <w:p>
      <w:pPr>
        <w:rPr>
          <w:del w:id="596" w:author="Yuyong Kim" w:date="2026-05-10T00:00:00Z"/>
        </w:rPr>
      </w:pPr>
      <w:del w:id="595" w:author="Yuyong Kim" w:date="2026-05-10T00:00:00Z">
        <w:r>
          <w:delText xml:space="preserve">Keywords: jurisdiction compliance gap; process safety management; regulatory RAG; KOSHA; loss prevention; multi-discipline verification; K-voting consensus</w:delText>
        </w:r>
      </w:del>
    </w:p>
    <w:p>
      <w:pPr>
        <w:rPr>
          <w:del w:id="598" w:author="Yuyong Kim" w:date="2026-05-10T00:00:00Z"/>
        </w:rPr>
      </w:pPr>
      <w:del w:id="597" w:author="Yuyong Kim" w:date="2026-05-10T00:00:00Z">
        <w:r>
          <w:delText xml:space="preserve">1. Introduction</w:delText>
        </w:r>
      </w:del>
    </w:p>
    <w:p>
      <w:pPr>
        <w:rPr>
          <w:del w:id="600" w:author="Yuyong Kim" w:date="2026-05-10T00:00:00Z"/>
        </w:rPr>
      </w:pPr>
      <w:del w:id="599" w:author="Yuyong Kim" w:date="2026-05-10T00:00:00Z">
        <w:r>
          <w:delText xml:space="preserve">1.1. Motivation: when code compliance is not enough</w:delText>
        </w:r>
      </w:del>
    </w:p>
    <w:p>
      <w:pPr>
        <w:rPr>
          <w:del w:id="602" w:author="Yuyong Kim" w:date="2026-05-10T00:00:00Z"/>
        </w:rPr>
      </w:pPr>
      <w:del w:id="601" w:author="Yuyong Kim" w:date="2026-05-10T00:00:00Z">
        <w:r>
          <w:delText xml:space="preserve">A pressure vessel that satisfies every ASME Section VIII requirement may still violate Korean law. An API 570-compliant piping inspection program may omit mandatory review triggers defined by the Korea Occupational Safety and Health Agency (KOSHA). This is not a hypothetical risk: we hypothesise that this is a structural property of how international engineering codes and national safety regulations interact.</w:delText>
        </w:r>
      </w:del>
    </w:p>
    <w:p>
      <w:pPr>
        <w:rPr>
          <w:del w:id="604" w:author="Yuyong Kim" w:date="2026-05-10T00:00:00Z"/>
        </w:rPr>
      </w:pPr>
      <w:del w:id="603" w:author="Yuyong Kim" w:date="2026-05-10T00:00:00Z">
        <w:r>
          <w:delText xml:space="preserve">International codes such as ASME, API, IEEE, and IEC define the technical basis for engineering calculations—minimum wall thickness, allowable stress, arc-flash energy, safety integrity level. These calculations are necessary for safe design and operation. However, they are not sufficient for legal compliance in jurisdictions that layer additional safety regulations on top of international codes. In Korea, the Occupational Safety and Health Act and its implementing regulations—including KOSHA technical guidelines and the Rules on Occupational Safety and Health Standards—impose procedural, documentation, and compliance obligations that are conditioned on calculation outputs but encoded outside the international standards.</w:delText>
        </w:r>
      </w:del>
    </w:p>
    <w:p>
      <w:pPr>
        <w:rPr>
          <w:del w:id="606" w:author="Yuyong Kim" w:date="2026-05-10T00:00:00Z"/>
        </w:rPr>
      </w:pPr>
      <w:del w:id="605" w:author="Yuyong Kim" w:date="2026-05-10T00:00:00Z">
        <w:r>
          <w:delText xml:space="preserve">We call this structural mismatch a jurisdiction compliance gap: the set of regulatory obligations imposed by national statute or agency guideline that are structurally absent from international engineering code calculations, such that a system may be technically code-compliant while remaining legally non-compliant under the applicable local jurisdiction.</w:delText>
        </w:r>
      </w:del>
    </w:p>
    <w:p>
      <w:pPr>
        <w:rPr>
          <w:del w:id="608" w:author="Yuyong Kim" w:date="2026-05-10T00:00:00Z"/>
        </w:rPr>
      </w:pPr>
      <w:del w:id="607" w:author="Yuyong Kim" w:date="2026-05-10T00:00:00Z">
        <w:r>
          <w:delText xml:space="preserve">From a loss-prevention perspective, the consequence of this gap is that code-compliant but jurisdictionally incomplete engineering packages can leave latent accident pathways unaddressed — for example, unmonitored corrosion progression in high-temperature piping, or missed mandatory risk-based inspection triggers — before startup or during the operational inspection cycle. Detecting these gaps at the calculation stage, rather than at regulatory audit or after an incident, strengthens the process safety barrier chain.</w:delText>
        </w:r>
      </w:del>
    </w:p>
    <w:p>
      <w:pPr>
        <w:rPr>
          <w:del w:id="610" w:author="Yuyong Kim" w:date="2026-05-10T00:00:00Z"/>
        </w:rPr>
      </w:pPr>
      <w:del w:id="609" w:author="Yuyong Kim" w:date="2026-05-10T00:00:00Z">
        <w:r>
          <w:delText xml:space="preserve">This paper addresses two questions:</w:delText>
        </w:r>
      </w:del>
    </w:p>
    <w:p>
      <w:pPr>
        <w:rPr>
          <w:del w:id="612" w:author="Yuyong Kim" w:date="2026-05-10T00:00:00Z"/>
        </w:rPr>
      </w:pPr>
      <w:del w:id="611" w:author="Yuyong Kim" w:date="2026-05-10T00:00:00Z">
        <w:r>
          <w:delText xml:space="preserve">RQ1. Can automated cross-discipline verification detect coupling hazards that single-domain calculations miss?</w:delText>
        </w:r>
      </w:del>
    </w:p>
    <w:p>
      <w:pPr>
        <w:rPr>
          <w:del w:id="614" w:author="Yuyong Kim" w:date="2026-05-10T00:00:00Z"/>
        </w:rPr>
      </w:pPr>
      <w:del w:id="613" w:author="Yuyong Kim" w:date="2026-05-10T00:00:00Z">
        <w:r>
          <w:delText xml:space="preserve">1.2. Scope and contributions</w:delText>
        </w:r>
      </w:del>
    </w:p>
    <w:p>
      <w:pPr>
        <w:rPr>
          <w:del w:id="616" w:author="Yuyong Kim" w:date="2026-05-10T00:00:00Z"/>
        </w:rPr>
      </w:pPr>
      <w:del w:id="615" w:author="Yuyong Kim" w:date="2026-05-10T00:00:00Z">
        <w:r>
          <w:delText xml:space="preserve">We present an expert verification system for seven process plant engineering disciplines. Importantly, this study does not aim to reproduce full project-specific detailed design outcomes from confidential plant packages. Instead, it proposes a verification layer that detects jurisdiction-specific regulatory omissions and cross-discipline hazards that may be overlooked in conventional code-centric engineering workflows. Detailed engineering data in Korean EPC projects are typically confidential and not publicly shareable; accordingly, the evaluation uses curated synthetic golden cases, retrieval benchmarks, and scenario-based hazard screening under controlled conditions.</w:delText>
        </w:r>
      </w:del>
    </w:p>
    <w:p>
      <w:pPr>
        <w:rPr>
          <w:del w:id="618" w:author="Yuyong Kim" w:date="2026-05-10T00:00:00Z"/>
        </w:rPr>
      </w:pPr>
      <w:del w:id="617" w:author="Yuyong Kim" w:date="2026-05-10T00:00:00Z">
        <w:r>
          <w:delText xml:space="preserve">Jurisdiction compliance gap concept. We define, operationalise, and illustrate this concept with three case studies spanning pressure vessels and piping in Korean jurisdiction.</w:delText>
        </w:r>
      </w:del>
    </w:p>
    <w:p>
      <w:pPr>
        <w:rPr>
          <w:del w:id="620" w:author="Yuyong Kim" w:date="2026-05-10T00:00:00Z"/>
        </w:rPr>
      </w:pPr>
      <w:del w:id="619" w:author="Yuyong Kim" w:date="2026-05-10T00:00:00Z">
        <w:r>
          <w:delText xml:space="preserve">Regulatory RAG for KOSHA integration. To our knowledge, we construct the first regulatory corpus from KOSHA public APIs (16,186 indexed rows from 1,327 guides and 3,102 statutory provisions) and show its feasibility for detecting jurisdiction-specific obligations invisible to code calculations.</w:delText>
        </w:r>
      </w:del>
    </w:p>
    <w:p>
      <w:pPr>
        <w:rPr>
          <w:del w:id="622" w:author="Yuyong Kim" w:date="2026-05-10T00:00:00Z"/>
        </w:rPr>
      </w:pPr>
      <w:del w:id="621" w:author="Yuyong Kim" w:date="2026-05-10T00:00:00Z">
        <w:r>
          <w:delText xml:space="preserve">Four-layer hybrid verification model. Input validation, K-voting consensus (three parallel calculation paths with ≤1% deviation tolerance), physics/code compliance, and reverse verification—applied to seven engineering disciplines.</w:delText>
        </w:r>
      </w:del>
    </w:p>
    <w:p>
      <w:pPr>
        <w:rPr>
          <w:del w:id="624" w:author="Yuyong Kim" w:date="2026-05-10T00:00:00Z"/>
        </w:rPr>
      </w:pPr>
      <w:del w:id="623" w:author="Yuyong Kim" w:date="2026-05-10T00:00:00Z">
        <w:r>
          <w:delText xml:space="preserve">Cross-discipline coupling detection. Automatic hazard identification across ten predefined domain pairs, with quantified incremental value via ablation.</w:delText>
        </w:r>
      </w:del>
    </w:p>
    <w:p>
      <w:pPr>
        <w:rPr>
          <w:del w:id="626" w:author="Yuyong Kim" w:date="2026-05-10T00:00:00Z"/>
        </w:rPr>
      </w:pPr>
      <w:del w:id="625" w:author="Yuyong Kim" w:date="2026-05-10T00:00:00Z">
        <w:r>
          <w:delText xml:space="preserve">1.3. Paper organisation</w:delText>
        </w:r>
      </w:del>
    </w:p>
    <w:p>
      <w:pPr>
        <w:rPr>
          <w:del w:id="628" w:author="Yuyong Kim" w:date="2026-05-10T00:00:00Z"/>
        </w:rPr>
      </w:pPr>
      <w:del w:id="627" w:author="Yuyong Kim" w:date="2026-05-10T00:00:00Z">
        <w:r>
          <w:delText xml:space="preserve">Section 2 positions this work against related literature. Section 3 defines the jurisdiction compliance gap formally. Section 4 describes system architecture. Section 5 details the KOSHA RAG layer. Section 6 presents the verification model. Section 7 reports experiments. Section 8 discusses findings. Section 9 addresses limitations. Section 10 concludes.</w:delText>
        </w:r>
      </w:del>
    </w:p>
    <w:p>
      <w:pPr>
        <w:rPr>
          <w:del w:id="630" w:author="Yuyong Kim" w:date="2026-05-10T00:00:00Z"/>
        </w:rPr>
      </w:pPr>
      <w:del w:id="629" w:author="Yuyong Kim" w:date="2026-05-10T00:00:00Z">
        <w:r>
          <w:delText xml:space="preserve">2. Related Work</w:delText>
        </w:r>
      </w:del>
    </w:p>
    <w:p>
      <w:pPr>
        <w:rPr>
          <w:del w:id="632" w:author="Yuyong Kim" w:date="2026-05-10T00:00:00Z"/>
        </w:rPr>
      </w:pPr>
      <w:del w:id="631" w:author="Yuyong Kim" w:date="2026-05-10T00:00:00Z">
        <w:r>
          <w:delText xml:space="preserve">2.1. Expert systems for engineering verification</w:delText>
        </w:r>
      </w:del>
    </w:p>
    <w:p>
      <w:pPr>
        <w:rPr>
          <w:del w:id="634" w:author="Yuyong Kim" w:date="2026-05-10T00:00:00Z"/>
        </w:rPr>
      </w:pPr>
      <w:del w:id="633" w:author="Yuyong Kim" w:date="2026-05-10T00:00:00Z">
        <w:r>
          <w:delText xml:space="preserve">Expert systems have a long history in engineering domains, from early rule-based diagnostic systems to modern AI-assisted design tools. In process safety, Selvam et al. (2026) review AI applications across hazard detection and risk assessment, reporting 30–60% accuracy gains while noting regulatory uncertainty as a primary limitation. Woo et al. (2025) survey LLM applications in process systems engineering but do not address multi-discipline verification or regulatory corpus integration. Elhosary et al. (2024) propose an LLM-assisted HAZOP system using RAG, limited to single-process scope. None of these works address the systematic detection of jurisdiction compliance gaps.</w:delText>
        </w:r>
      </w:del>
    </w:p>
    <w:p>
      <w:pPr>
        <w:rPr>
          <w:del w:id="636" w:author="Yuyong Kim" w:date="2026-05-10T00:00:00Z"/>
        </w:rPr>
      </w:pPr>
      <w:del w:id="635" w:author="Yuyong Kim" w:date="2026-05-10T00:00:00Z">
        <w:r>
          <w:delText xml:space="preserve">2.2. Retrieval-augmented generation for regulatory domains</w:delText>
        </w:r>
      </w:del>
    </w:p>
    <w:p>
      <w:pPr>
        <w:rPr>
          <w:del w:id="638" w:author="Yuyong Kim" w:date="2026-05-10T00:00:00Z"/>
        </w:rPr>
      </w:pPr>
      <w:del w:id="637" w:author="Yuyong Kim" w:date="2026-05-10T00:00:00Z">
        <w:r>
          <w:delText xml:space="preserve">The RAG paradigm (Lewis et al., 2020; Gao et al., 2024) augments language models with retrieved evidence. Walker et al. (2026) apply safety-document RAG to offshore wind maintenance, the closest structural analogue to our work, but without cross-jurisdiction regulatory analysis. Klesel and Wittmann (2025) identify regulatory RAG as an open direction. The present work instantiates this direction with a concrete corpus construction and evaluation methodology for Korean industrial safety regulations.</w:delText>
        </w:r>
      </w:del>
    </w:p>
    <w:p>
      <w:pPr>
        <w:rPr>
          <w:del w:id="640" w:author="Yuyong Kim" w:date="2026-05-10T00:00:00Z"/>
        </w:rPr>
      </w:pPr>
      <w:del w:id="639" w:author="Yuyong Kim" w:date="2026-05-10T00:00:00Z">
        <w:r>
          <w:delText xml:space="preserve">2.3. Multi-discipline asset integrity</w:delText>
        </w:r>
      </w:del>
    </w:p>
    <w:p>
      <w:pPr>
        <w:rPr>
          <w:del w:id="642" w:author="Yuyong Kim" w:date="2026-05-10T00:00:00Z"/>
        </w:rPr>
      </w:pPr>
      <w:del w:id="641" w:author="Yuyong Kim" w:date="2026-05-10T00:00:00Z">
        <w:r>
          <w:delText xml:space="preserve">AI-based asset integrity frameworks (Jones et al., 2025) typically address single-asset or single-discipline scope. Predictive maintenance surveys (Hector and Panjanathan, 2024; Ait-Alla et al., 2022) cover sensor-driven monitoring without standards-based calculation verification or regulatory RAG.</w:delText>
        </w:r>
      </w:del>
    </w:p>
    <w:p>
      <w:pPr>
        <w:rPr>
          <w:del w:id="644" w:author="Yuyong Kim" w:date="2026-05-10T00:00:00Z"/>
        </w:rPr>
      </w:pPr>
      <w:del w:id="643" w:author="Yuyong Kim" w:date="2026-05-10T00:00:00Z">
        <w:r>
          <w:delText xml:space="preserve">2.4. N-version programming and consensus verification</w:delText>
        </w:r>
      </w:del>
    </w:p>
    <w:p>
      <w:pPr>
        <w:rPr>
          <w:del w:id="646" w:author="Yuyong Kim" w:date="2026-05-10T00:00:00Z"/>
        </w:rPr>
      </w:pPr>
      <w:del w:id="645" w:author="Yuyong Kim" w:date="2026-05-10T00:00:00Z">
        <w:r>
          <w:delText xml:space="preserve">Avizienis (1985) established the theoretical basis for N-version programming. Our K-voting consensus layer adapts this principle to engineering calculation verification—three independently varied calculation paths must agree within 1% relative deviation. To our knowledge, this application is novel in plant engineering.</w:delText>
        </w:r>
      </w:del>
    </w:p>
    <w:p>
      <w:pPr>
        <w:rPr>
          <w:del w:id="648" w:author="Yuyong Kim" w:date="2026-05-10T00:00:00Z"/>
        </w:rPr>
      </w:pPr>
      <w:del w:id="647" w:author="Yuyong Kim" w:date="2026-05-10T00:00:00Z">
        <w:r>
          <w:delText xml:space="preserve">2.5. Korean PSM and KOSHA in AI</w:delText>
        </w:r>
      </w:del>
    </w:p>
    <w:p>
      <w:pPr>
        <w:rPr>
          <w:del w:id="650" w:author="Yuyong Kim" w:date="2026-05-10T00:00:00Z"/>
        </w:rPr>
      </w:pPr>
      <w:del w:id="649" w:author="Yuyong Kim" w:date="2026-05-10T00:00:00Z">
        <w:r>
          <w:delText xml:space="preserve">Kim et al. (2022) apply text mining to KOSHA accident reports for classification. Lee and Ahn (2025) fine-tune an LLM on KOSHA construction safety guidelines for Q&amp;A. Neither integrates KOSHA data into an engineering calculation verification layer. No prior work has reported automated detection of jurisdiction compliance gaps between international codes and Korean PSM regulations.</w:delText>
        </w:r>
      </w:del>
    </w:p>
    <w:p>
      <w:pPr>
        <w:rPr>
          <w:del w:id="652" w:author="Yuyong Kim" w:date="2026-05-10T00:00:00Z"/>
        </w:rPr>
      </w:pPr>
      <w:del w:id="651" w:author="Yuyong Kim" w:date="2026-05-10T00:00:00Z">
        <w:r>
          <w:delText xml:space="preserve">3. The Jurisdiction Compliance Gap</w:delText>
        </w:r>
      </w:del>
    </w:p>
    <w:p>
      <w:pPr>
        <w:rPr>
          <w:del w:id="654" w:author="Yuyong Kim" w:date="2026-05-10T00:00:00Z"/>
        </w:rPr>
      </w:pPr>
      <w:del w:id="653" w:author="Yuyong Kim" w:date="2026-05-10T00:00:00Z">
        <w:r>
          <w:delText xml:space="preserve">3.1. Definition</w:delText>
        </w:r>
      </w:del>
    </w:p>
    <w:p>
      <w:pPr>
        <w:rPr>
          <w:del w:id="656" w:author="Yuyong Kim" w:date="2026-05-10T00:00:00Z"/>
        </w:rPr>
      </w:pPr>
      <w:del w:id="655" w:author="Yuyong Kim" w:date="2026-05-10T00:00:00Z">
        <w:r>
          <w:delText xml:space="preserve">Jurisdiction compliance gap. The set of regulatory obligations imposed by national statute or agency guideline that are structurally absent from international engineering code calculations, such that a system may be technically code-compliant while remaining legally non-compliant under the applicable local jurisdiction.</w:delText>
        </w:r>
      </w:del>
    </w:p>
    <w:p>
      <w:pPr>
        <w:rPr>
          <w:del w:id="658" w:author="Yuyong Kim" w:date="2026-05-10T00:00:00Z"/>
        </w:rPr>
      </w:pPr>
      <w:del w:id="657" w:author="Yuyong Kim" w:date="2026-05-10T00:00:00Z">
        <w:r>
          <w:delText xml:space="preserve">3.2. Structural origin</w:delText>
        </w:r>
      </w:del>
    </w:p>
    <w:p>
      <w:pPr>
        <w:rPr>
          <w:del w:id="660" w:author="Yuyong Kim" w:date="2026-05-10T00:00:00Z"/>
        </w:rPr>
      </w:pPr>
      <w:del w:id="659" w:author="Yuyong Kim" w:date="2026-05-10T00:00:00Z">
        <w:r>
          <w:delText xml:space="preserve">International engineering codes define what to calculate and what thresholds to apply. National safety regulations define what to do about the results—documentation requirements, mandatory review triggers, additional control measures. These two regulatory layers address different questions:</w:delText>
        </w:r>
      </w:del>
    </w:p>
    <w:p>
      <w:pPr>
        <w:rPr>
          <w:del w:id="662" w:author="Yuyong Kim" w:date="2026-05-10T00:00:00Z"/>
        </w:rPr>
      </w:pPr>
      <w:del w:id="661" w:author="Yuyong Kim" w:date="2026-05-10T00:00:00Z">
        <w:r>
          <w:delText xml:space="preserve">The gap arises because calculation tools implement only the first layer. The second layer requires access to jurisdiction-specific regulatory knowledge that is external to the calculation engine.</w:delText>
        </w:r>
      </w:del>
    </w:p>
    <w:p>
      <w:pPr>
        <w:rPr>
          <w:del w:id="664" w:author="Yuyong Kim" w:date="2026-05-10T00:00:00Z"/>
        </w:rPr>
      </w:pPr>
      <w:del w:id="663" w:author="Yuyong Kim" w:date="2026-05-10T00:00:00Z">
        <w:r>
          <w:delText xml:space="preserve">3.3. Generalisability</w:delText>
        </w:r>
      </w:del>
    </w:p>
    <w:p>
      <w:pPr>
        <w:rPr>
          <w:del w:id="666" w:author="Yuyong Kim" w:date="2026-05-10T00:00:00Z"/>
        </w:rPr>
      </w:pPr>
      <w:del w:id="665" w:author="Yuyong Kim" w:date="2026-05-10T00:00:00Z">
        <w:r>
          <w:delText xml:space="preserve">While we illustrate this gap in Korean jurisdiction, the concept likely applies wherever national regulations augment international codes: EU Pressure Equipment Directive layered on ASME; Saudi GACA requirements layered on FAA; Chinese GB standards layered on ISO. Any jurisdiction with a regulatory layer beyond international code calculations may exhibit analogous gaps.</w:delText>
        </w:r>
      </w:del>
    </w:p>
    <w:p>
      <w:pPr>
        <w:rPr>
          <w:del w:id="668" w:author="Yuyong Kim" w:date="2026-05-10T00:00:00Z"/>
        </w:rPr>
      </w:pPr>
      <w:del w:id="667" w:author="Yuyong Kim" w:date="2026-05-10T00:00:00Z">
        <w:r>
          <w:delText xml:space="preserve">4. System Architecture</w:delText>
        </w:r>
      </w:del>
    </w:p>
    <w:p>
      <w:pPr>
        <w:rPr>
          <w:del w:id="670" w:author="Yuyong Kim" w:date="2026-05-10T00:00:00Z"/>
        </w:rPr>
      </w:pPr>
      <w:del w:id="669" w:author="Yuyong Kim" w:date="2026-05-10T00:00:00Z">
        <w:r>
          <w:delText xml:space="preserve">4.1. Overview</w:delText>
        </w:r>
      </w:del>
    </w:p>
    <w:p>
      <w:pPr>
        <w:rPr>
          <w:del w:id="672" w:author="Yuyong Kim" w:date="2026-05-10T00:00:00Z"/>
        </w:rPr>
      </w:pPr>
      <w:del w:id="671" w:author="Yuyong Kim" w:date="2026-05-10T00:00:00Z">
        <w:r>
          <w:delText xml:space="preserve">The system comprises an orchestrator, seven domain calculation services, a cross-discipline validator, a KOSHA RAG layer, and an API layer. User requests from any lifecycle phase—design, construction, or in-service inspection—are classified and routed by the orchestrator. Each domain service executes standards-based calculations through the four-layer verification model. Cross-discipline coupling is checked across ten domain pairs. The KOSHA RAG layer provides regulatory grounding. The output integrates calculation numerics, verification status, regulatory citations, and audit trail.</w:delText>
        </w:r>
      </w:del>
    </w:p>
    <w:p>
      <w:pPr>
        <w:rPr>
          <w:del w:id="674" w:author="Yuyong Kim" w:date="2026-05-10T00:00:00Z"/>
        </w:rPr>
      </w:pPr>
      <w:del w:id="673" w:author="Yuyong Kim" w:date="2026-05-10T00:00:00Z">
        <w:r>
          <w:delText xml:space="preserve">4.2. Domain engines</w:delText>
        </w:r>
      </w:del>
    </w:p>
    <w:p>
      <w:pPr>
        <w:rPr>
          <w:del w:id="676" w:author="Yuyong Kim" w:date="2026-05-10T00:00:00Z"/>
        </w:rPr>
      </w:pPr>
      <w:del w:id="675" w:author="Yuyong Kim" w:date="2026-05-10T00:00:00Z">
        <w:r>
          <w:delText xml:space="preserve">4.3. Technology constraints</w:delText>
        </w:r>
      </w:del>
    </w:p>
    <w:p>
      <w:pPr>
        <w:rPr>
          <w:del w:id="678" w:author="Yuyong Kim" w:date="2026-05-10T00:00:00Z"/>
        </w:rPr>
      </w:pPr>
      <w:del w:id="677" w:author="Yuyong Kim" w:date="2026-05-10T00:00:00Z">
        <w:r>
          <w:delText xml:space="preserve">All inference runs on-premises using Ollama with Qwen 2.5 7B Instruct (4-bit quantisation, 32,768-token context). No external data transmission occurs. The RAG index uses SQLite FTS5. This design satisfies industrial data-sovereignty requirements.</w:delText>
        </w:r>
      </w:del>
    </w:p>
    <w:p>
      <w:pPr>
        <w:rPr>
          <w:del w:id="680" w:author="Yuyong Kim" w:date="2026-05-10T00:00:00Z"/>
        </w:rPr>
      </w:pPr>
      <w:del w:id="679" w:author="Yuyong Kim" w:date="2026-05-10T00:00:00Z">
        <w:r>
          <w:delText xml:space="preserve">5. KOSHA Regulatory RAG Layer</w:delText>
        </w:r>
      </w:del>
    </w:p>
    <w:p>
      <w:pPr>
        <w:rPr>
          <w:del w:id="682" w:author="Yuyong Kim" w:date="2026-05-10T00:00:00Z"/>
        </w:rPr>
      </w:pPr>
      <w:del w:id="681" w:author="Yuyong Kim" w:date="2026-05-10T00:00:00Z">
        <w:r>
          <w:delText xml:space="preserve">5.1. Corpus construction</w:delText>
        </w:r>
      </w:del>
    </w:p>
    <w:p>
      <w:pPr>
        <w:rPr>
          <w:del w:id="684" w:author="Yuyong Kim" w:date="2026-05-10T00:00:00Z"/>
        </w:rPr>
      </w:pPr>
      <w:del w:id="683" w:author="Yuyong Kim" w:date="2026-05-10T00:00:00Z">
        <w:r>
          <w:delText xml:space="preserve">Two KOSHA public APIs were used:</w:delText>
        </w:r>
      </w:del>
    </w:p>
    <w:p>
      <w:pPr>
        <w:rPr>
          <w:del w:id="686" w:author="Yuyong Kim" w:date="2026-05-10T00:00:00Z"/>
        </w:rPr>
      </w:pPr>
      <w:del w:id="685" w:author="Yuyong Kim" w:date="2026-05-10T00:00:00Z">
        <w:r>
          <w:delText xml:space="preserve">Smart-search API: 18,576 rows of guide-section and statutory-provision metadata across categories 1–11, covering 1,327 guide documents (9,069 sections) and 3,102 statutory provisions.</w:delText>
        </w:r>
      </w:del>
    </w:p>
    <w:p>
      <w:pPr>
        <w:rPr>
          <w:del w:id="688" w:author="Yuyong Kim" w:date="2026-05-10T00:00:00Z"/>
        </w:rPr>
      </w:pPr>
      <w:del w:id="687" w:author="Yuyong Kim" w:date="2026-05-10T00:00:00Z">
        <w:r>
          <w:delText xml:space="preserve">Guide API: 1,039 of the 1,327 guide documents were available as downloadable PDFs; these were parsed page-by-page and segmented into 13,084 retrieval-optimised chunks. The remaining 288 guides are metadata-only entries without downloadable PDF content in the KOSHA system.</w:delText>
        </w:r>
      </w:del>
    </w:p>
    <w:p>
      <w:pPr>
        <w:rPr>
          <w:del w:id="690" w:author="Yuyong Kim" w:date="2026-05-10T00:00:00Z"/>
        </w:rPr>
      </w:pPr>
      <w:del w:id="689" w:author="Yuyong Kim" w:date="2026-05-10T00:00:00Z">
        <w:r>
          <w:delText xml:space="preserve">After deduplication and normalisation, the SQLite FTS5 index contains 16,186 searchable rows (13,084 guide chunks from parsed PDFs + 3,102 law-article entries from the smart-search API; 200 MB total).</w:delText>
        </w:r>
      </w:del>
    </w:p>
    <w:p>
      <w:pPr>
        <w:rPr>
          <w:del w:id="692" w:author="Yuyong Kim" w:date="2026-05-10T00:00:00Z"/>
        </w:rPr>
      </w:pPr>
      <w:del w:id="691" w:author="Yuyong Kim" w:date="2026-05-10T00:00:00Z">
        <w:r>
          <w:delText xml:space="preserve">5.2. Retrieval pipeline</w:delText>
        </w:r>
      </w:del>
    </w:p>
    <w:p>
      <w:pPr>
        <w:rPr>
          <w:del w:id="694" w:author="Yuyong Kim" w:date="2026-05-10T00:00:00Z"/>
        </w:rPr>
      </w:pPr>
      <w:del w:id="693" w:author="Yuyong Kim" w:date="2026-05-10T00:00:00Z">
        <w:r>
          <w:delText xml:space="preserve">Domain calculation outputs are converted to Korean natural-language queries. A concept-aware query builder joins concepts with AND and expands synonyms within each concept using OR. When strict AND matching yields no results, a loose OR fallback is used. This design addresses the bilingual and abbreviation-heavy nature of Korean engineering terminology (e.g., “잔여수명” / “remaining life” / “RL”).</w:delText>
        </w:r>
      </w:del>
    </w:p>
    <w:p>
      <w:pPr>
        <w:rPr>
          <w:del w:id="696" w:author="Yuyong Kim" w:date="2026-05-10T00:00:00Z"/>
        </w:rPr>
      </w:pPr>
      <w:del w:id="695" w:author="Yuyong Kim" w:date="2026-05-10T00:00:00Z">
        <w:r>
          <w:delText xml:space="preserve">5.3. Generation pipeline</w:delText>
        </w:r>
      </w:del>
    </w:p>
    <w:p>
      <w:pPr>
        <w:rPr>
          <w:del w:id="698" w:author="Yuyong Kim" w:date="2026-05-10T00:00:00Z"/>
        </w:rPr>
      </w:pPr>
      <w:del w:id="697" w:author="Yuyong Kim" w:date="2026-05-10T00:00:00Z">
        <w:r>
          <w:delText xml:space="preserve">Retrieved passages provide context for Qwen 2.5 7B Instruct, which generates structured Korean regulatory grounding: (1) key conclusion, (2) regulatory justification summary with guide/article citations, and (3) practical advisories. BM25 retrieval supports CPU-only deployment; semantic vector search is deferred to GPU-capable environments.</w:delText>
        </w:r>
      </w:del>
    </w:p>
    <w:p>
      <w:pPr>
        <w:rPr>
          <w:del w:id="700" w:author="Yuyong Kim" w:date="2026-05-10T00:00:00Z"/>
        </w:rPr>
      </w:pPr>
      <w:del w:id="699" w:author="Yuyong Kim" w:date="2026-05-10T00:00:00Z">
        <w:r>
          <w:delText xml:space="preserve">6. Four-Layer Hybrid Verification Model</w:delText>
        </w:r>
      </w:del>
    </w:p>
    <w:p>
      <w:pPr>
        <w:rPr>
          <w:del w:id="702" w:author="Yuyong Kim" w:date="2026-05-10T00:00:00Z"/>
        </w:rPr>
      </w:pPr>
      <w:del w:id="701" w:author="Yuyong Kim" w:date="2026-05-10T00:00:00Z">
        <w:r>
          <w:delText xml:space="preserve">6.1. Layer 1 — Input validation</w:delText>
        </w:r>
      </w:del>
    </w:p>
    <w:p>
      <w:pPr>
        <w:rPr>
          <w:del w:id="704" w:author="Yuyong Kim" w:date="2026-05-10T00:00:00Z"/>
        </w:rPr>
      </w:pPr>
      <w:del w:id="703" w:author="Yuyong Kim" w:date="2026-05-10T00:00:00Z">
        <w:r>
          <w:delText xml:space="preserve">Mandatory field presence, unit contract compliance, and domain-specific range constraints. Missing critical fields or unit violations trigger a blocking error that prevents downstream calculation. This layer gates all subsequent processing.</w:delText>
        </w:r>
      </w:del>
    </w:p>
    <w:p>
      <w:pPr>
        <w:rPr>
          <w:del w:id="706" w:author="Yuyong Kim" w:date="2026-05-10T00:00:00Z"/>
        </w:rPr>
      </w:pPr>
      <w:del w:id="705" w:author="Yuyong Kim" w:date="2026-05-10T00:00:00Z">
        <w:r>
          <w:delText xml:space="preserve">6.2. Layer 2 — K-voting consensus</w:delText>
        </w:r>
      </w:del>
    </w:p>
    <w:p>
      <w:pPr>
        <w:rPr>
          <w:del w:id="708" w:author="Yuyong Kim" w:date="2026-05-10T00:00:00Z"/>
        </w:rPr>
      </w:pPr>
      <w:del w:id="707" w:author="Yuyong Kim" w:date="2026-05-10T00:00:00Z">
        <w:r>
          <w:delText xml:space="preserve">Three calculation paths execute in parallel, each using deliberately varied numerical strategies: - Path A: standard rounding order and linear interpolation. - Path B: reversed rounding order and cubic interpolation. - Path C: extended intermediate precision (double the significant figures).</w:delText>
        </w:r>
      </w:del>
    </w:p>
    <w:p>
      <w:pPr>
        <w:rPr>
          <w:del w:id="710" w:author="Yuyong Kim" w:date="2026-05-10T00:00:00Z"/>
        </w:rPr>
      </w:pPr>
      <w:del w:id="709" w:author="Yuyong Kim" w:date="2026-05-10T00:00:00Z">
        <w:r>
          <w:delText xml:space="preserve">The consensus criterion is defined as:</w:delText>
        </w:r>
      </w:del>
    </w:p>
    <w:p>
      <w:pPr>
        <w:rPr>
          <w:del w:id="712" w:author="Yuyong Kim" w:date="2026-05-10T00:00:00Z"/>
        </w:rPr>
      </w:pPr>
      <w:del w:id="711" w:author="Yuyong Kim" w:date="2026-05-10T00:00:00Z">
        <w:r>
          <w:delText xml:space="preserve">Relative Deviation = |Output_i − Output_mean| / Output_mean × 100%</w:delText>
        </w:r>
      </w:del>
    </w:p>
    <w:p>
      <w:pPr>
        <w:rPr>
          <w:del w:id="714" w:author="Yuyong Kim" w:date="2026-05-10T00:00:00Z"/>
        </w:rPr>
      </w:pPr>
      <w:del w:id="713" w:author="Yuyong Kim" w:date="2026-05-10T00:00:00Z">
        <w:r>
          <w:delText xml:space="preserve">The maximum relative deviation among the three outputs must not exceed 1%. This threshold was selected based on three considerations: (i) engineering calculation workflows are generally tolerant of small intermediate numerical deviations (on the order of 1%) when final pass/fail outcomes remain unchanged; (ii) sensitivity analysis across the 220 golden cases confirmed that deviations below 1% never altered the regulatory status (pass/fail/warning) of any case, whereas deviations above 1% would flip the status in 3.2% of boundary cases; and (iii) the threshold was empirically validated through the 50-round optimisation procedure, which confirmed that 1% provides the best trade-off between false-consensus avoidance and unnecessary tiebreaker invocations. Detailed threshold sensitivity results across the golden case set are available in the released code repository. If the threshold is exceeded, a tiebreaker path is invoked; persistent failure triggers a no-consensus flag requesting human review.</w:delText>
        </w:r>
      </w:del>
    </w:p>
    <w:p>
      <w:pPr>
        <w:rPr>
          <w:del w:id="716" w:author="Yuyong Kim" w:date="2026-05-10T00:00:00Z"/>
        </w:rPr>
      </w:pPr>
      <w:del w:id="715" w:author="Yuyong Kim" w:date="2026-05-10T00:00:00Z">
        <w:r>
          <w:delText xml:space="preserve">This mechanism adapts N-version programming (Avizienis, 1985) to engineering calculation verification, targeting numerical-consistency rather than full implementation independence.</w:delText>
        </w:r>
      </w:del>
    </w:p>
    <w:p>
      <w:pPr>
        <w:rPr>
          <w:del w:id="718" w:author="Yuyong Kim" w:date="2026-05-10T00:00:00Z"/>
        </w:rPr>
      </w:pPr>
      <w:del w:id="717" w:author="Yuyong Kim" w:date="2026-05-10T00:00:00Z">
        <w:r>
          <w:delText xml:space="preserve">6.3. Layer 3 — Physics and code compliance</w:delText>
        </w:r>
      </w:del>
    </w:p>
    <w:p>
      <w:pPr>
        <w:rPr>
          <w:del w:id="720" w:author="Yuyong Kim" w:date="2026-05-10T00:00:00Z"/>
        </w:rPr>
      </w:pPr>
      <w:del w:id="719" w:author="Yuyong Kim" w:date="2026-05-10T00:00:00Z">
        <w:r>
          <w:delText xml:space="preserve">Domain-specific red flags are enforced by rule-based checks. Examples: - Piping: measured thickness &lt; minimum required thickness → critical block. - Vessel: remaining life &lt; 0 → critical block. - Rotating: vibration exceeds API 670 alert level → warning. - Electrical: arc-flash energy &gt; 40 cal/cm² → PPE Category 4 escalation.</w:delText>
        </w:r>
      </w:del>
    </w:p>
    <w:p>
      <w:pPr>
        <w:rPr>
          <w:del w:id="722" w:author="Yuyong Kim" w:date="2026-05-10T00:00:00Z"/>
        </w:rPr>
      </w:pPr>
      <w:del w:id="721" w:author="Yuyong Kim" w:date="2026-05-10T00:00:00Z">
        <w:r>
          <w:delText xml:space="preserve">All major calculation steps carry explicit standard citations (e.g., “ASME B31.3 §304.1.2”).</w:delText>
        </w:r>
      </w:del>
    </w:p>
    <w:p>
      <w:pPr>
        <w:rPr>
          <w:del w:id="724" w:author="Yuyong Kim" w:date="2026-05-10T00:00:00Z"/>
        </w:rPr>
      </w:pPr>
      <w:del w:id="723" w:author="Yuyong Kim" w:date="2026-05-10T00:00:00Z">
        <w:r>
          <w:delText xml:space="preserve">6.4. Layer 4 — Reverse verification</w:delText>
        </w:r>
      </w:del>
    </w:p>
    <w:p>
      <w:pPr>
        <w:rPr>
          <w:del w:id="726" w:author="Yuyong Kim" w:date="2026-05-10T00:00:00Z"/>
        </w:rPr>
      </w:pPr>
      <w:del w:id="725" w:author="Yuyong Kim" w:date="2026-05-10T00:00:00Z">
        <w:r>
          <w:delText xml:space="preserve">Key inputs are back-calculated from outputs and compared against originals: - Deviation &lt; 2%: consistent (pass). - Deviation 2–5%: warning with audit note. - Deviation &gt; 5%: escalation with confidence downgrade.</w:delText>
        </w:r>
      </w:del>
    </w:p>
    <w:p>
      <w:pPr>
        <w:rPr>
          <w:del w:id="728" w:author="Yuyong Kim" w:date="2026-05-10T00:00:00Z"/>
        </w:rPr>
      </w:pPr>
      <w:del w:id="727" w:author="Yuyong Kim" w:date="2026-05-10T00:00:00Z">
        <w:r>
          <w:delText xml:space="preserve">This layer detects internal inconsistencies that may indicate formula errors, unit conversion mistakes, or data corruption.</w:delText>
        </w:r>
      </w:del>
    </w:p>
    <w:p>
      <w:pPr>
        <w:rPr>
          <w:del w:id="730" w:author="Yuyong Kim" w:date="2026-05-10T00:00:00Z"/>
        </w:rPr>
      </w:pPr>
      <w:del w:id="729" w:author="Yuyong Kim" w:date="2026-05-10T00:00:00Z">
        <w:r>
          <w:delText xml:space="preserve">6.5. Cross-discipline coupling validator</w:delText>
        </w:r>
      </w:del>
    </w:p>
    <w:p>
      <w:pPr>
        <w:rPr>
          <w:del w:id="732" w:author="Yuyong Kim" w:date="2026-05-10T00:00:00Z"/>
        </w:rPr>
      </w:pPr>
      <w:del w:id="731" w:author="Yuyong Kim" w:date="2026-05-10T00:00:00Z">
        <w:r>
          <w:delText xml:space="preserve">Ten predefined domain pairs with coupling checks:</w:delText>
        </w:r>
      </w:del>
    </w:p>
    <w:p>
      <w:pPr>
        <w:rPr>
          <w:del w:id="734" w:author="Yuyong Kim" w:date="2026-05-10T00:00:00Z"/>
        </w:rPr>
      </w:pPr>
      <w:del w:id="733" w:author="Yuyong Kim" w:date="2026-05-10T00:00:00Z">
        <w:r>
          <w:delText xml:space="preserve">Threshold tuning over 50 optimisation rounds achieved: standard-case blocking rate 0.0 (no false positives on nominal cases), boundary/failure blocking rate 1.0, weighted accuracy 1.0, and hard-block recall 1.0.</w:delText>
        </w:r>
      </w:del>
    </w:p>
    <w:p>
      <w:pPr>
        <w:rPr>
          <w:del w:id="736" w:author="Yuyong Kim" w:date="2026-05-10T00:00:00Z"/>
        </w:rPr>
      </w:pPr>
      <w:del w:id="735" w:author="Yuyong Kim" w:date="2026-05-10T00:00:00Z">
        <w:r>
          <w:delText xml:space="preserve">7. Experiments and Evaluation</w:delText>
        </w:r>
      </w:del>
    </w:p>
    <w:p>
      <w:pPr>
        <w:rPr>
          <w:del w:id="738" w:author="Yuyong Kim" w:date="2026-05-10T00:00:00Z"/>
        </w:rPr>
      </w:pPr>
      <w:del w:id="737" w:author="Yuyong Kim" w:date="2026-05-10T00:00:00Z">
        <w:r>
          <w:delText xml:space="preserve">7.1. Golden dataset validation</w:delText>
        </w:r>
      </w:del>
    </w:p>
    <w:p>
      <w:pPr>
        <w:rPr>
          <w:del w:id="740" w:author="Yuyong Kim" w:date="2026-05-10T00:00:00Z"/>
        </w:rPr>
      </w:pPr>
      <w:del w:id="739" w:author="Yuyong Kim" w:date="2026-05-10T00:00:00Z">
        <w:r>
          <w:delText xml:space="preserve">220 synthetic golden cases across seven disciplines:</w:delText>
        </w:r>
      </w:del>
    </w:p>
    <w:p>
      <w:pPr>
        <w:rPr>
          <w:del w:id="742" w:author="Yuyong Kim" w:date="2026-05-10T00:00:00Z"/>
        </w:rPr>
      </w:pPr>
      <w:del w:id="741" w:author="Yuyong Kim" w:date="2026-05-10T00:00:00Z">
        <w:r>
          <w:delText xml:space="preserve">Each golden case was constructed through the following procedure:</w:delText>
        </w:r>
      </w:del>
    </w:p>
    <w:p>
      <w:pPr>
        <w:rPr>
          <w:del w:id="744" w:author="Yuyong Kim" w:date="2026-05-10T00:00:00Z"/>
        </w:rPr>
      </w:pPr>
      <w:del w:id="743" w:author="Yuyong Kim" w:date="2026-05-10T00:00:00Z">
        <w:r>
          <w:delText xml:space="preserve">Seed data selection. Reference calculation examples from the applicable standards served as starting points — e.g., ASME B31.3 Appendix H sample calculations for piping, ASME Section VIII UG-27 worked examples for vessels, API 579-1 Level 1/Level 2 assessment examples for fitness-for-service.</w:delText>
        </w:r>
      </w:del>
    </w:p>
    <w:p>
      <w:pPr>
        <w:rPr>
          <w:del w:id="746" w:author="Yuyong Kim" w:date="2026-05-10T00:00:00Z"/>
        </w:rPr>
      </w:pPr>
      <w:del w:id="745" w:author="Yuyong Kim" w:date="2026-05-10T00:00:00Z">
        <w:r>
          <w:delText xml:space="preserve">Systematic parameter perturbation. Operating parameters were varied within realistic engineering ranges: temperature ±15–20%, pressure ±10–15%, corrosion rate 0.05–0.50 mm/yr, wall thickness from well-above-minimum to below-minimum. Material grades were varied across common carbon steel specifications (SA-106 Gr.B, SA-516-70, SA-240-316L).</w:delText>
        </w:r>
      </w:del>
    </w:p>
    <w:p>
      <w:pPr>
        <w:rPr>
          <w:del w:id="748" w:author="Yuyong Kim" w:date="2026-05-10T00:00:00Z"/>
        </w:rPr>
      </w:pPr>
      <w:del w:id="747" w:author="Yuyong Kim" w:date="2026-05-10T00:00:00Z">
        <w:r>
          <w:delText xml:space="preserve">Case classification. Cases were labelled based on their relationship to regulatory thresholds: standard cases fall comfortably within code limits; boundary cases have at least one parameter within 5% of a pass/fail threshold; failure cases have at least one parameter that should trigger a red flag or blocking condition; composite cases combine multiple boundary/failure conditions.</w:delText>
        </w:r>
      </w:del>
    </w:p>
    <w:p>
      <w:pPr>
        <w:rPr>
          <w:del w:id="750" w:author="Yuyong Kim" w:date="2026-05-10T00:00:00Z"/>
        </w:rPr>
      </w:pPr>
      <w:del w:id="749" w:author="Yuyong Kim" w:date="2026-05-10T00:00:00Z">
        <w:r>
          <w:delText xml:space="preserve">Runtime validation recorded 220/220 passes, with accuracy, red-flag detection rate, and standard citation coverage all at 1.0000. It is important to note that these perfect scores are expected and unremarkable for deterministic rule-based engines evaluated against cases derived from the same standards they implement. The golden dataset validates implementation correctness — confirming that the calculation engines faithfully reproduce the reference standard formulas — rather than generalisation capability. Generalisation to real plant conditions, where input data may be noisy, incomplete, or outside standard reference ranges, remains unvalidated and is a primary direction for future work (Section 9).</w:delText>
        </w:r>
      </w:del>
    </w:p>
    <w:p>
      <w:pPr>
        <w:rPr>
          <w:del w:id="752" w:author="Yuyong Kim" w:date="2026-05-10T00:00:00Z"/>
        </w:rPr>
      </w:pPr>
      <w:del w:id="751" w:author="Yuyong Kim" w:date="2026-05-10T00:00:00Z">
        <w:r>
          <w:delText xml:space="preserve">7.2. Seven-discipline pipeline</w:delText>
        </w:r>
      </w:del>
    </w:p>
    <w:p>
      <w:pPr>
        <w:rPr>
          <w:del w:id="754" w:author="Yuyong Kim" w:date="2026-05-10T00:00:00Z"/>
        </w:rPr>
      </w:pPr>
      <w:del w:id="753" w:author="Yuyong Kim" w:date="2026-05-10T00:00:00Z">
        <w:r>
          <w:delText xml:space="preserve">Across 43 pipeline scenarios: completion rate 0.6512, blocking rate 0.3488. Nominal and standard-aligned cases: 1.0000 completion. Boundary and failure cases: 1.0000 blocking. This confirms correct hazard identification without false positives on clean inputs.</w:delText>
        </w:r>
      </w:del>
    </w:p>
    <w:p>
      <w:pPr>
        <w:rPr>
          <w:del w:id="756" w:author="Yuyong Kim" w:date="2026-05-10T00:00:00Z"/>
        </w:rPr>
      </w:pPr>
      <w:del w:id="755" w:author="Yuyong Kim" w:date="2026-05-10T00:00:00Z">
        <w:r>
          <w:delText xml:space="preserve">Finding (RQ1): Cross-discipline validation adds 25 blocked scenarios (+41.7%) that single-domain calculations cannot detect. Boundary and failure subsets achieve perfect blocking (1.0). Zero false positives on standard-aligned cases.</w:delText>
        </w:r>
      </w:del>
    </w:p>
    <w:p>
      <w:pPr>
        <w:rPr>
          <w:del w:id="758" w:author="Yuyong Kim" w:date="2026-05-10T00:00:00Z"/>
        </w:rPr>
      </w:pPr>
      <w:del w:id="757" w:author="Yuyong Kim" w:date="2026-05-10T00:00:00Z">
        <w:r>
          <w:delText xml:space="preserve">The baseline (validator OFF) blocking rate of 0/60 requires explanation. The 60 ablation scenarios were specifically designed to test inter-discipline coupling hazards — e.g., piping nozzle loads exceeding vessel reinforcement margins, or foundation settlement propagating into rotating equipment misalignment. Each individual discipline’s Layer 3 physics checks pass because the inputs are within single-domain tolerances; it is only the combination across domain boundaries that creates a hazardous condition. This is precisely the class of risk that discipline-siloed tools systematically miss in practice. The baseline of zero is therefore not an artefact of weak scenario design but reflects the structural limitation being tested: single-domain calculations are blind to cross-discipline coupling.</w:delText>
        </w:r>
      </w:del>
    </w:p>
    <w:p>
      <w:pPr>
        <w:rPr>
          <w:del w:id="760" w:author="Yuyong Kim" w:date="2026-05-10T00:00:00Z"/>
        </w:rPr>
      </w:pPr>
      <w:del w:id="759" w:author="Yuyong Kim" w:date="2026-05-10T00:00:00Z">
        <w:r>
          <w:delText xml:space="preserve">7.4. KOSHA RAG retrieval benchmark (RQ2)</w:delText>
        </w:r>
      </w:del>
    </w:p>
    <w:p>
      <w:pPr>
        <w:rPr>
          <w:del w:id="762" w:author="Yuyong Kim" w:date="2026-05-10T00:00:00Z"/>
        </w:rPr>
      </w:pPr>
      <w:del w:id="761" w:author="Yuyong Kim" w:date="2026-05-10T00:00:00Z">
        <w:r>
          <w:delText xml:space="preserve">The benchmark comprises 50 queries organised as five regulatory target groups (10 queries each), where each group targets a specific KOSHA guide or statutory provision relevant to the three manuscript case studies: M-69-2012 (remaining life assessment), C-C-23-2026 (RBI regulation), B-M-18-2026 (piping life management), C-C-75-2026 (corrosion risk assessment), and Article 256 (corrosion prevention). Within each group, the 10 queries vary systematically across: Korean full-text phrasing, English translation, mixed Korean–English, abbreviation-heavy variants, and paraphrased formulations. This design measures retrieval robustness across query formulation styles rather than breadth of regulatory coverage. The query set is released for independent inspection.</w:delText>
        </w:r>
      </w:del>
    </w:p>
    <w:p>
      <w:pPr>
        <w:rPr>
          <w:del w:id="764" w:author="Yuyong Kim" w:date="2026-05-10T00:00:00Z"/>
        </w:rPr>
      </w:pPr>
      <w:del w:id="763" w:author="Yuyong Kim" w:date="2026-05-10T00:00:00Z">
        <w:r>
          <w:delText xml:space="preserve">Concept-aware synonym expansion yields +68% relative improvement in Recall@1 and +38% relative improvement in MRR@10.</w:delText>
        </w:r>
      </w:del>
    </w:p>
    <w:p>
      <w:pPr>
        <w:rPr>
          <w:del w:id="766" w:author="Yuyong Kim" w:date="2026-05-10T00:00:00Z"/>
        </w:rPr>
      </w:pPr>
      <w:del w:id="765" w:author="Yuyong Kim" w:date="2026-05-10T00:00:00Z">
        <w:r>
          <w:delText xml:space="preserve">7.5. Jurisdiction compliance gap case studies (RQ2)</w:delText>
        </w:r>
      </w:del>
    </w:p>
    <w:p>
      <w:pPr>
        <w:rPr>
          <w:del w:id="768" w:author="Yuyong Kim" w:date="2026-05-10T00:00:00Z"/>
        </w:rPr>
      </w:pPr>
      <w:del w:id="767" w:author="Yuyong Kim" w:date="2026-05-10T00:00:00Z">
        <w:r>
          <w:delText xml:space="preserve">Three cases were selected to illustrate distinct gap types that map to documented accident pathways in Korean process plants: (1) a long-remaining-life vessel where KOSHA documentation obligations are triggered but invisible to ASME/API calculations — relevant because undocumented equipment conditions have contributed to delayed inspection failures; (2) a vessel where KOSHA-mandated RBI review triggers apply but API 510 scheduling does not capture them — relevant because missed RBI triggers are a known contributor to inspection programme gaps; and (3) a corrosive-service piping system where Article 256 corrosion-prevention controls apply despite full ASME B31.3/API 570 compliance — relevant because uncontrolled corrosion in sour-chloride service is a well-documented cause of piping leakage and rupture in Korean petrochemical plants.</w:delText>
        </w:r>
      </w:del>
    </w:p>
    <w:p>
      <w:pPr>
        <w:rPr>
          <w:del w:id="770" w:author="Yuyong Kim" w:date="2026-05-10T00:00:00Z"/>
        </w:rPr>
      </w:pPr>
      <w:del w:id="769" w:author="Yuyong Kim" w:date="2026-05-10T00:00:00Z">
        <w:r>
          <w:delText xml:space="preserve">Case 1 — VES-GOLD-001 (Vessel Remaining Life). SA-516-70 vessel, 1.858 MPa, 217.3 °C, current thickness 44.82 mm. Calculation: required thickness 14.99 mm (ASME VIII UG-27), remaining life 136.3 years, inspection interval 10 years (API 510). No red flags. KOSHA RAG retrieves: M-69-2012 (Technical Guideline for Remaining Life Assessment) — documentation requirements triggered when RL exceeds threshold. Gap: ASME/API do not encode this documentation obligation.</w:delText>
        </w:r>
      </w:del>
    </w:p>
    <w:p>
      <w:pPr>
        <w:rPr>
          <w:del w:id="772" w:author="Yuyong Kim" w:date="2026-05-10T00:00:00Z"/>
        </w:rPr>
      </w:pPr>
      <w:del w:id="771" w:author="Yuyong Kim" w:date="2026-05-10T00:00:00Z">
        <w:r>
          <w:delText xml:space="preserve">Case 2 — VES-GOLD-009 (RBI Planning). SA-516-70 vessel, 1.891 MPa, 241.9 °C, remaining life 40.2 years. API 510 recommends 10-year inspection. KOSHA RAG retrieves: C-C-23-2026 (RBI Technical Regulation) — mandatory RBI review trigger conditions under Korean PSM. Gap: API 510 inspection scheduling does not address KOSHA mandatory review triggers.</w:delText>
        </w:r>
      </w:del>
    </w:p>
    <w:p>
      <w:pPr>
        <w:rPr>
          <w:del w:id="774" w:author="Yuyong Kim" w:date="2026-05-10T00:00:00Z"/>
        </w:rPr>
      </w:pPr>
      <w:del w:id="773" w:author="Yuyong Kim" w:date="2026-05-10T00:00:00Z">
        <w:r>
          <w:delText xml:space="preserve">Case 3 — PIP-GOLD-047 (Piping Corrosion Compliance). SA-106 Gr.B carbon steel, sour-chloride service, 7.804 MPa, 196 °C, 200 ppm Cl-. Remaining life 14.0 years. ASME B31.3 and API 570 fully satisfied. KOSHA RAG retrieves: Article 256 of the Rules on Occupational Safety and Health Standards (산업안전보건기준에 관한 규칙) — corrosion-prevention control obligations. Gap: ASME B31.3 and API 570 define how to calculate corrosion allowance and remaining life, but do not impose the obligation to establish corrosion-prevention controls that Article 256 requires.</w:delText>
        </w:r>
      </w:del>
    </w:p>
    <w:p>
      <w:pPr>
        <w:rPr>
          <w:del w:id="776" w:author="Yuyong Kim" w:date="2026-05-10T00:00:00Z"/>
        </w:rPr>
      </w:pPr>
      <w:del w:id="775" w:author="Yuyong Kim" w:date="2026-05-10T00:00:00Z">
        <w:r>
          <w:delText xml:space="preserve">Finding (RQ2): In all three tested case studies, the KOSHA RAG layer identified jurisdiction-specific compliance requirements that code-only calculations structurally miss. The code-only baseline identified none. While the case-study set is small and curated, the results illustrate the structural nature of the jurisdiction compliance gap: international code calculations are not designed to encode national regulatory obligations, so these omissions are systematic rather than incidental.</w:delText>
        </w:r>
      </w:del>
    </w:p>
    <w:p>
      <w:pPr>
        <w:rPr>
          <w:del w:id="778" w:author="Yuyong Kim" w:date="2026-05-10T00:00:00Z"/>
        </w:rPr>
      </w:pPr>
      <w:del w:id="777" w:author="Yuyong Kim" w:date="2026-05-10T00:00:00Z">
        <w:r>
          <w:delText xml:space="preserve">8. Discussion</w:delText>
        </w:r>
      </w:del>
    </w:p>
    <w:p>
      <w:pPr>
        <w:rPr>
          <w:del w:id="780" w:author="Yuyong Kim" w:date="2026-05-10T00:00:00Z"/>
        </w:rPr>
      </w:pPr>
      <w:del w:id="779" w:author="Yuyong Kim" w:date="2026-05-10T00:00:00Z">
        <w:r>
          <w:delText xml:space="preserve">It is important to clarify the scope of this contribution. This system is not a replacement for detailed engineering design by qualified professionals, nor does it claim to reproduce project-specific plant design outcomes. Rather, it is a verification layer that screens for two classes of risk that conventional code-centric workflows structurally miss: jurisdiction-specific regulatory omissions and cross-discipline coupling hazards. In process safety terms, the value proposition is not “more accurate calculation” but “fewer overlooked compliance obligations and inter-discipline blind spots.”</w:delText>
        </w:r>
      </w:del>
    </w:p>
    <w:p>
      <w:pPr>
        <w:rPr>
          <w:del w:id="782" w:author="Yuyong Kim" w:date="2026-05-10T00:00:00Z"/>
        </w:rPr>
      </w:pPr>
      <w:del w:id="781" w:author="Yuyong Kim" w:date="2026-05-10T00:00:00Z">
        <w:r>
          <w:delText xml:space="preserve">8.1. Practical significance of jurisdiction compliance gaps</w:delText>
        </w:r>
      </w:del>
    </w:p>
    <w:p>
      <w:pPr>
        <w:rPr>
          <w:del w:id="784" w:author="Yuyong Kim" w:date="2026-05-10T00:00:00Z"/>
        </w:rPr>
      </w:pPr>
      <w:del w:id="783" w:author="Yuyong Kim" w:date="2026-05-10T00:00:00Z">
        <w:r>
          <w:delText xml:space="preserve">The jurisdiction compliance gap has direct consequences across the plant lifecycle:</w:delText>
        </w:r>
      </w:del>
    </w:p>
    <w:p>
      <w:pPr>
        <w:rPr>
          <w:del w:id="786" w:author="Yuyong Kim" w:date="2026-05-10T00:00:00Z"/>
        </w:rPr>
      </w:pPr>
      <w:del w:id="785" w:author="Yuyong Kim" w:date="2026-05-10T00:00:00Z">
        <w:r>
          <w:delText xml:space="preserve">Design phase: Calculation packages satisfying ASME/API deliverables may miss KOSHA documentation obligations, creating audit risk.</w:delText>
        </w:r>
      </w:del>
    </w:p>
    <w:p>
      <w:pPr>
        <w:rPr>
          <w:del w:id="788" w:author="Yuyong Kim" w:date="2026-05-10T00:00:00Z"/>
        </w:rPr>
      </w:pPr>
      <w:del w:id="787" w:author="Yuyong Kim" w:date="2026-05-10T00:00:00Z">
        <w:r>
          <w:delText xml:space="preserve">Construction phase: Commissioning based solely on international codes may skip Korean regulatory steps.</w:delText>
        </w:r>
      </w:del>
    </w:p>
    <w:p>
      <w:pPr>
        <w:rPr>
          <w:del w:id="790" w:author="Yuyong Kim" w:date="2026-05-10T00:00:00Z"/>
        </w:rPr>
      </w:pPr>
      <w:del w:id="789" w:author="Yuyong Kim" w:date="2026-05-10T00:00:00Z">
        <w:r>
          <w:delText xml:space="preserve">Operation phase: Inspection programs following API 510/570 may not satisfy KOSHA-mandated review triggers.</w:delText>
        </w:r>
      </w:del>
    </w:p>
    <w:p>
      <w:pPr>
        <w:rPr>
          <w:del w:id="792" w:author="Yuyong Kim" w:date="2026-05-10T00:00:00Z"/>
        </w:rPr>
      </w:pPr>
      <w:del w:id="791" w:author="Yuyong Kim" w:date="2026-05-10T00:00:00Z">
        <w:r>
          <w:delText xml:space="preserve">The cost of detecting these gaps at the calculation stage is negligible (a RAG query). The cost of detecting them at regulatory audit—or after an incident—can be severe.</w:delText>
        </w:r>
      </w:del>
    </w:p>
    <w:p>
      <w:pPr>
        <w:rPr>
          <w:del w:id="794" w:author="Yuyong Kim" w:date="2026-05-10T00:00:00Z"/>
        </w:rPr>
      </w:pPr>
      <w:del w:id="793" w:author="Yuyong Kim" w:date="2026-05-10T00:00:00Z">
        <w:r>
          <w:delText xml:space="preserve">8.2. K-voting consensus as a verification strategy</w:delText>
        </w:r>
      </w:del>
    </w:p>
    <w:p>
      <w:pPr>
        <w:rPr>
          <w:del w:id="796" w:author="Yuyong Kim" w:date="2026-05-10T00:00:00Z"/>
        </w:rPr>
      </w:pPr>
      <w:del w:id="795" w:author="Yuyong Kim" w:date="2026-05-10T00:00:00Z">
        <w:r>
          <w:delText xml:space="preserve">The K-voting layer serves a different purpose than traditional software testing. It detects the class of bugs where a single implementation appears correct but produces numerically inconsistent results due to rounding, interpolation, or precision choices. In engineering calculations where small differences can cross regulatory thresholds, this class of error is practically significant.</w:delText>
        </w:r>
      </w:del>
    </w:p>
    <w:p>
      <w:pPr>
        <w:rPr>
          <w:del w:id="798" w:author="Yuyong Kim" w:date="2026-05-10T00:00:00Z"/>
        </w:rPr>
      </w:pPr>
      <w:del w:id="797" w:author="Yuyong Kim" w:date="2026-05-10T00:00:00Z">
        <w:r>
          <w:delText xml:space="preserve">8.3. Cross-discipline coupling as safety contribution</w:delText>
        </w:r>
      </w:del>
    </w:p>
    <w:p>
      <w:pPr>
        <w:rPr>
          <w:del w:id="800" w:author="Yuyong Kim" w:date="2026-05-10T00:00:00Z"/>
        </w:rPr>
      </w:pPr>
      <w:del w:id="799" w:author="Yuyong Kim" w:date="2026-05-10T00:00:00Z">
        <w:r>
          <w:delText xml:space="preserve">The 25 additional blocked scenarios represent coupling hazards that no single-domain tool would flag. In practice, these correspond to failure modes such as: piping nozzle overload degrading rotating equipment bearings; foundation settlement causing rotating equipment misalignment; electrical harmonics affecting instrumentation. These are documented accident pathways in plant engineering.</w:delText>
        </w:r>
      </w:del>
    </w:p>
    <w:p>
      <w:pPr>
        <w:rPr>
          <w:del w:id="802" w:author="Yuyong Kim" w:date="2026-05-10T00:00:00Z"/>
        </w:rPr>
      </w:pPr>
      <w:del w:id="801" w:author="Yuyong Kim" w:date="2026-05-10T00:00:00Z">
        <w:r>
          <w:delText xml:space="preserve">8.4. Comparison with conventional workflows</w:delText>
        </w:r>
      </w:del>
    </w:p>
    <w:p>
      <w:pPr>
        <w:rPr>
          <w:del w:id="804" w:author="Yuyong Kim" w:date="2026-05-10T00:00:00Z"/>
        </w:rPr>
      </w:pPr>
      <w:del w:id="803" w:author="Yuyong Kim" w:date="2026-05-10T00:00:00Z">
        <w:r>
          <w:delText xml:space="preserve">It is important to acknowledge that the baselines in this study are internal ablations (validator on/off, plain vs enhanced FTS) rather than comparisons against external industrial tools or manual review processes. In conventional Korean EPC practice, KOSHA compliance is typically checked through a manual regulatory checklist maintained by the plant owner’s PSM team, applied after engineering calculations are complete and often after project handover. The proposed system differs in that it integrates regulatory screening into the calculation stage itself. However, a formal comparison — for instance, measuring detection rates of a manual KOSHA checklist review vs the automated RAG layer on the same case set — has not been performed and would require practitioner participation. Such a comparison is a priority for future field pilot studies and would substantially strengthen the evidence base.</w:delText>
        </w:r>
      </w:del>
    </w:p>
    <w:p>
      <w:pPr>
        <w:rPr>
          <w:del w:id="806" w:author="Yuyong Kim" w:date="2026-05-10T00:00:00Z"/>
        </w:rPr>
      </w:pPr>
      <w:del w:id="805" w:author="Yuyong Kim" w:date="2026-05-10T00:00:00Z">
        <w:r>
          <w:delText xml:space="preserve">8.5. Limitations of the evaluation</w:delText>
        </w:r>
      </w:del>
    </w:p>
    <w:p>
      <w:pPr>
        <w:rPr>
          <w:del w:id="808" w:author="Yuyong Kim" w:date="2026-05-10T00:00:00Z"/>
        </w:rPr>
      </w:pPr>
      <w:del w:id="807" w:author="Yuyong Kim" w:date="2026-05-10T00:00:00Z">
        <w:r>
          <w:delText xml:space="preserve">The golden dataset is entirely synthetic. The retrieval benchmark is curated. The three case studies are illustrative rather than exhaustive. These limitations are inherent to a first-generation proof-of-feasibility system paper and are addressed in Section 9.</w:delText>
        </w:r>
      </w:del>
    </w:p>
    <w:p>
      <w:pPr>
        <w:rPr>
          <w:del w:id="810" w:author="Yuyong Kim" w:date="2026-05-10T00:00:00Z"/>
        </w:rPr>
      </w:pPr>
      <w:del w:id="809" w:author="Yuyong Kim" w:date="2026-05-10T00:00:00Z">
        <w:r>
          <w:delText xml:space="preserve">9. Limitations and Future Work</w:delText>
        </w:r>
      </w:del>
    </w:p>
    <w:p>
      <w:pPr>
        <w:rPr>
          <w:del w:id="812" w:author="Yuyong Kim" w:date="2026-05-10T00:00:00Z"/>
        </w:rPr>
      </w:pPr>
      <w:del w:id="811" w:author="Yuyong Kim" w:date="2026-05-10T00:00:00Z">
        <w:r>
          <w:delText xml:space="preserve">Synthetic evaluation only. Validation on full industrial plant design packages was not feasible because detailed engineering data in EPC projects are typically confidential and not publicly shareable. Accordingly, the evaluation uses curated synthetic golden cases derived from reference examples in the applicable standards. The perfect accuracy on these cases is expected for deterministic rule-based engines and should be interpreted as implementation-correctness evidence under curated conditions, not as proof of universal field performance across real EPC projects.</w:delText>
        </w:r>
      </w:del>
    </w:p>
    <w:p>
      <w:pPr>
        <w:rPr>
          <w:del w:id="814" w:author="Yuyong Kim" w:date="2026-05-10T00:00:00Z"/>
        </w:rPr>
      </w:pPr>
      <w:del w:id="813" w:author="Yuyong Kim" w:date="2026-05-10T00:00:00Z">
        <w:r>
          <w:delText xml:space="preserve">Curated retrieval benchmark. The 50-query benchmark measures retrieval robustness across query formulations, not breadth of regulatory coverage. BM25 may miss semantically similar Korean documents despite synonym expansion.</w:delText>
        </w:r>
      </w:del>
    </w:p>
    <w:p>
      <w:pPr>
        <w:rPr>
          <w:del w:id="816" w:author="Yuyong Kim" w:date="2026-05-10T00:00:00Z"/>
        </w:rPr>
      </w:pPr>
      <w:del w:id="815" w:author="Yuyong Kim" w:date="2026-05-10T00:00:00Z">
        <w:r>
          <w:delText xml:space="preserve">Ten coupling pairs. Systematic expansion to additional domain pairs is needed. The current set covers well-documented inter-discipline failure mechanisms but is not exhaustive.</w:delText>
        </w:r>
      </w:del>
    </w:p>
    <w:p>
      <w:pPr>
        <w:rPr>
          <w:del w:id="818" w:author="Yuyong Kim" w:date="2026-05-10T00:00:00Z"/>
        </w:rPr>
      </w:pPr>
      <w:del w:id="817" w:author="Yuyong Kim" w:date="2026-05-10T00:00:00Z">
        <w:r>
          <w:delText xml:space="preserve">Internal baselines only. Comparison against existing industrial engineering review workflows has not been performed. The ablation baselines quantify the incremental contribution of specific system components rather than comparative advantage over external tools.</w:delText>
        </w:r>
      </w:del>
    </w:p>
    <w:p>
      <w:pPr>
        <w:rPr>
          <w:del w:id="820" w:author="Yuyong Kim" w:date="2026-05-10T00:00:00Z"/>
        </w:rPr>
      </w:pPr>
      <w:del w:id="819" w:author="Yuyong Kim" w:date="2026-05-10T00:00:00Z">
        <w:r>
          <w:delText xml:space="preserve">Future directions: - Field pilot with real plant data from both design and in-service inspection contexts. - Integration with RBI (Risk-Based Inspection) and HAZOP (Hazard and Operability) workflows. - Semantic vector search using a Korean embedding model for GPU-capable deployments. - Evaluation of the jurisdiction compliance gap in other national contexts (EU PED, Chinese GB, Saudi regulations).</w:delText>
        </w:r>
      </w:del>
    </w:p>
    <w:p>
      <w:pPr>
        <w:rPr>
          <w:del w:id="822" w:author="Yuyong Kim" w:date="2026-05-10T00:00:00Z"/>
        </w:rPr>
      </w:pPr>
      <w:del w:id="821" w:author="Yuyong Kim" w:date="2026-05-10T00:00:00Z">
        <w:r>
          <w:delText xml:space="preserve">10. Conclusion</w:delText>
        </w:r>
      </w:del>
    </w:p>
    <w:p>
      <w:pPr>
        <w:rPr>
          <w:del w:id="824" w:author="Yuyong Kim" w:date="2026-05-10T00:00:00Z"/>
        </w:rPr>
      </w:pPr>
      <w:del w:id="823" w:author="Yuyong Kim" w:date="2026-05-10T00:00:00Z">
        <w:r>
          <w:delText xml:space="preserve">This paper has introduced the concept of the jurisdiction compliance gap and presented a proof-of-feasibility expert verification system that detects it automatically. The system integrates seven domain calculation engines, a four-layer hybrid verification model with K-voting consensus, a cross-discipline coupling validator, and a KOSHA regulatory RAG layer. It is positioned as a verification layer for screening regulatory omissions and inter-discipline blind spots, not as a replacement for detailed engineering design.</w:delText>
        </w:r>
      </w:del>
    </w:p>
    <w:p>
      <w:pPr>
        <w:rPr>
          <w:del w:id="826" w:author="Yuyong Kim" w:date="2026-05-10T00:00:00Z"/>
        </w:rPr>
      </w:pPr>
      <w:del w:id="825" w:author="Yuyong Kim" w:date="2026-05-10T00:00:00Z">
        <w:r>
          <w:delText xml:space="preserve">Key findings: - Cross-discipline coupling validation identified 25 additional hazard scenarios in a 60-scenario ablation that single-domain calculations structurally miss, with zero false positives on standard-aligned cases. - Concept-aware regulatory retrieval improved Recall@1 from 0.44 to 0.74 and MRR@10 from 0.5744 to 0.7933 over plain full-text search. - Three case studies illustrate that ASME/API-compliant calculations can leave Korean-jurisdiction obligations unaddressed, including Article 256 corrosion-prevention requirements — a finding with direct implications for PSM-based loss prevention.</w:delText>
        </w:r>
      </w:del>
    </w:p>
    <w:p>
      <w:pPr>
        <w:rPr>
          <w:del w:id="828" w:author="Yuyong Kim" w:date="2026-05-10T00:00:00Z"/>
        </w:rPr>
      </w:pPr>
      <w:del w:id="827" w:author="Yuyong Kim" w:date="2026-05-10T00:00:00Z">
        <w:r>
          <w:delText xml:space="preserve">We hypothesise that the jurisdiction compliance gap is a structural property of how international codes and national regulations interact. It is likely not specific to Korea or to the engineering domains studied here. Any jurisdiction where national safety regulations augment international code calculations may exhibit analogous gaps. Automated detection of these gaps at the calculation stage—rather than at audit or after incident—represents a meaningful contribution to engineering expert systems and process safety management.</w:delText>
        </w:r>
      </w:del>
    </w:p>
    <w:p>
      <w:pPr>
        <w:rPr>
          <w:del w:id="830" w:author="Yuyong Kim" w:date="2026-05-10T00:00:00Z"/>
        </w:rPr>
      </w:pPr>
      <w:del w:id="829" w:author="Yuyong Kim" w:date="2026-05-10T00:00:00Z">
        <w:r>
          <w:delText xml:space="preserve">Code, datasets, and benchmark scripts will be made publicly available under the AGPL-3.0 license upon acceptance.</w:delText>
        </w:r>
      </w:del>
    </w:p>
    <w:p>
      <w:pPr>
        <w:rPr>
          <w:del w:id="832" w:author="Yuyong Kim" w:date="2026-05-10T00:00:00Z"/>
        </w:rPr>
      </w:pPr>
      <w:del w:id="831" w:author="Yuyong Kim" w:date="2026-05-10T00:00:00Z">
        <w:r>
          <w:delText xml:space="preserve">Code and Data Availability</w:delText>
        </w:r>
      </w:del>
    </w:p>
    <w:p>
      <w:pPr>
        <w:rPr>
          <w:del w:id="834" w:author="Yuyong Kim" w:date="2026-05-10T00:00:00Z"/>
        </w:rPr>
      </w:pPr>
      <w:del w:id="833" w:author="Yuyong Kim" w:date="2026-05-10T00:00:00Z">
        <w:r>
          <w:delText xml:space="preserve">Source code, golden datasets, benchmark scripts, and the KOSHA regulatory corpus index will be made publicly available at https://github.com/yuyongkim/did-you-check-kosha under the AGPL-3.0 license upon acceptance. A code-to-paper mapping document is included in the repository (docs/publication/CODE_MAP.md).</w:delText>
        </w:r>
      </w:del>
    </w:p>
    <w:p>
      <w:pPr>
        <w:rPr>
          <w:del w:id="836" w:author="Yuyong Kim" w:date="2026-05-10T00:00:00Z"/>
        </w:rPr>
      </w:pPr>
      <w:del w:id="835" w:author="Yuyong Kim" w:date="2026-05-10T00:00:00Z">
        <w:r>
          <w:delText xml:space="preserve">CRediT Authorship Contribution Statement</w:delText>
        </w:r>
      </w:del>
    </w:p>
    <w:p>
      <w:pPr>
        <w:rPr>
          <w:del w:id="838" w:author="Yuyong Kim" w:date="2026-05-10T00:00:00Z"/>
        </w:rPr>
      </w:pPr>
      <w:del w:id="837" w:author="Yuyong Kim" w:date="2026-05-10T00:00:00Z">
        <w:r>
          <w:delText xml:space="preserve">Declaration of Competing Interest</w:delText>
        </w:r>
      </w:del>
    </w:p>
    <w:p>
      <w:pPr>
        <w:rPr>
          <w:del w:id="840" w:author="Yuyong Kim" w:date="2026-05-10T00:00:00Z"/>
        </w:rPr>
      </w:pPr>
      <w:del w:id="839" w:author="Yuyong Kim" w:date="2026-05-10T00:00:00Z">
        <w:r>
          <w:delText xml:space="preserve">The author declares no known competing financial interests or personal relationships that could have appeared to influence this work.</w:delText>
        </w:r>
      </w:del>
    </w:p>
    <w:p>
      <w:pPr>
        <w:rPr>
          <w:del w:id="842" w:author="Yuyong Kim" w:date="2026-05-10T00:00:00Z"/>
        </w:rPr>
      </w:pPr>
      <w:del w:id="841" w:author="Yuyong Kim" w:date="2026-05-10T00:00:00Z">
        <w:r>
          <w:delText xml:space="preserve">Acknowledgements</w:delText>
        </w:r>
      </w:del>
    </w:p>
    <w:p>
      <w:pPr>
        <w:rPr>
          <w:del w:id="844" w:author="Yuyong Kim" w:date="2026-05-10T00:00:00Z"/>
        </w:rPr>
      </w:pPr>
      <w:del w:id="843" w:author="Yuyong Kim" w:date="2026-05-10T00:00:00Z">
        <w:r>
          <w:delText xml:space="preserve">References</w:delText>
        </w:r>
      </w:del>
    </w:p>
    <w:p>
      <w:pPr>
        <w:rPr>
          <w:del w:id="846" w:author="Yuyong Kim" w:date="2026-05-10T00:00:00Z"/>
        </w:rPr>
      </w:pPr>
      <w:del w:id="845" w:author="Yuyong Kim" w:date="2026-05-10T00:00:00Z">
        <w:r>
          <w:delText xml:space="preserve">Jones, J.F. et al., 2025. AI for asset integrity management of offshore oil and gas pipelines. Life Cycle Reliability and Safety Engineering.</w:delText>
        </w:r>
      </w:del>
    </w:p>
    <w:p>
      <w:pPr>
        <w:rPr>
          <w:del w:id="848" w:author="Yuyong Kim" w:date="2026-05-10T00:00:00Z"/>
        </w:rPr>
      </w:pPr>
      <w:del w:id="847" w:author="Yuyong Kim" w:date="2026-05-10T00:00:00Z">
        <w:r>
          <w:delText xml:space="preserve">Klesel, M., Wittmann, H.F., 2025. Retrieval-Augmented Generation (RAG). Bus. Inf. Syst. Eng. 67 (4), 551–561.</w:delText>
        </w:r>
      </w:del>
    </w:p>
    <w:p>
      <w:pPr>
        <w:rPr>
          <w:del w:id="850" w:author="Yuyong Kim" w:date="2026-05-10T00:00:00Z"/>
        </w:rPr>
      </w:pPr>
      <w:del w:id="849" w:author="Yuyong Kim" w:date="2026-05-10T00:00:00Z">
        <w:r>
          <w:delText xml:space="preserve">Lee, J., Ahn, S., 2025. AI Prototype for Construction Safety Guidelines via Fine-Tuning LLM. Korean J. Constr. Eng. Mgmt. 26 (2), 20–31.</w:delText>
        </w:r>
      </w:del>
    </w:p>
    <w:p>
      <w:pPr>
        <w:rPr>
          <w:del w:id="852" w:author="Yuyong Kim" w:date="2026-05-10T00:00:00Z"/>
        </w:rPr>
      </w:pPr>
      <w:del w:id="851" w:author="Yuyong Kim" w:date="2026-05-10T00:00:00Z">
        <w:r>
          <w:delText xml:space="preserve">Lewis, P. et al., 2020. Retrieval-Augmented Generation for Knowledge-Intensive NLP Tasks. NeurIPS 2020, 33, 9459–9474.</w:delText>
        </w:r>
      </w:del>
    </w:p>
    <w:p>
      <w:pPr>
        <w:rPr>
          <w:del w:id="854" w:author="Yuyong Kim" w:date="2026-05-10T00:00:00Z"/>
        </w:rPr>
      </w:pPr>
      <w:del w:id="853" w:author="Yuyong Kim" w:date="2026-05-10T00:00:00Z">
        <w:r>
          <w:delText xml:space="preserve">Selvam, D.C. et al., 2026. AI in process safety: opportunities, challenges, and future directions. J. Loss Prevention in the Process Industries (in press).</w:delText>
        </w:r>
      </w:del>
    </w:p>
    <w:p>
      <w:pPr>
        <w:rPr>
          <w:del w:id="856" w:author="Yuyong Kim" w:date="2026-05-10T00:00:00Z"/>
        </w:rPr>
      </w:pPr>
      <w:del w:id="855" w:author="Yuyong Kim" w:date="2026-05-10T00:00:00Z">
        <w:r>
          <w:delText xml:space="preserve">Walavalkar, V. et al., 2021. ML and DL in Chemical Health and Safety: A Systematic Review. ACS Chem. Health Saf.</w:delText>
        </w:r>
      </w:del>
    </w:p>
    <w:p>
      <w:pPr>
        <w:rPr>
          <w:del w:id="858" w:author="Yuyong Kim" w:date="2026-05-10T00:00:00Z"/>
        </w:rPr>
      </w:pPr>
      <w:del w:id="857" w:author="Yuyong Kim" w:date="2026-05-10T00:00:00Z">
        <w:r>
          <w:delText xml:space="preserve">Walker, C. et al., 2026. RAGuard: Safe RAG for LLMs. IMBSA 2025, LNCS 15755 (in press).</w:delText>
        </w:r>
      </w:del>
    </w:p>
    <w:p>
      <w:pPr>
        <w:rPr>
          <w:del w:id="860" w:author="Yuyong Kim" w:date="2026-05-10T00:00:00Z"/>
        </w:rPr>
      </w:pPr>
      <w:del w:id="859" w:author="Yuyong Kim" w:date="2026-05-10T00:00:00Z">
        <w:r>
          <w:delText xml:space="preserve">Woo, T. et al., 2025. Leveraging Generative AI and LLM for Process Systems Engineering. Korean J. Chem. Eng. 42, 2787–2808.</w:delText>
        </w:r>
      </w:del>
    </w:p>
    <w:p>
      <w:pPr>
        <w:rPr>
          <w:del w:id="862" w:author="Yuyong Kim" w:date="2026-05-10T00:00:00Z"/>
        </w:rPr>
      </w:pPr>
      <w:del w:id="861" w:author="Yuyong Kim" w:date="2026-05-10T00:00:00Z">
        <w:r>
          <w:delText xml:space="preserve">ASME, 2022. ASME B31.3-2022: Process Piping. ASME, New York.</w:delText>
        </w:r>
      </w:del>
    </w:p>
    <w:p>
      <w:pPr>
        <w:rPr>
          <w:del w:id="864" w:author="Yuyong Kim" w:date="2026-05-10T00:00:00Z"/>
        </w:rPr>
      </w:pPr>
      <w:del w:id="863" w:author="Yuyong Kim" w:date="2026-05-10T00:00:00Z">
        <w:r>
          <w:delText xml:space="preserve">KOSHA, 2026. KOSHA Guide Technical Regulations Portal. https://www.kosha.or.kr</w:delText>
        </w:r>
      </w:del>
    </w:p>
    <w:p>
      <w:pPr>
        <w:rPr>
          <w:del w:id="866" w:author="Yuyong Kim" w:date="2026-05-10T00:00:00Z"/>
        </w:rPr>
      </w:pPr>
      <w:del w:id="865" w:author="Yuyong Kim" w:date="2026-05-10T00:00:00Z">
        <w:r>
          <w:delText xml:space="preserve">Layer</w:delText>
        </w:r>
      </w:del>
    </w:p>
    <w:p>
      <w:pPr>
        <w:rPr>
          <w:del w:id="868" w:author="Yuyong Kim" w:date="2026-05-10T00:00:00Z"/>
        </w:rPr>
      </w:pPr>
      <w:del w:id="867" w:author="Yuyong Kim" w:date="2026-05-10T00:00:00Z">
        <w:r>
          <w:delText xml:space="preserve">Question Answered</w:delText>
        </w:r>
      </w:del>
    </w:p>
    <w:p>
      <w:pPr>
        <w:rPr>
          <w:del w:id="870" w:author="Yuyong Kim" w:date="2026-05-10T00:00:00Z"/>
        </w:rPr>
      </w:pPr>
      <w:del w:id="869" w:author="Yuyong Kim" w:date="2026-05-10T00:00:00Z">
        <w:r>
          <w:delText xml:space="preserve">Example</w:delText>
        </w:r>
      </w:del>
    </w:p>
    <w:p>
      <w:pPr>
        <w:rPr>
          <w:del w:id="872" w:author="Yuyong Kim" w:date="2026-05-10T00:00:00Z"/>
        </w:rPr>
      </w:pPr>
      <w:del w:id="871" w:author="Yuyong Kim" w:date="2026-05-10T00:00:00Z">
        <w:r>
          <w:delText xml:space="preserve">International code (ASME, API)</w:delText>
        </w:r>
      </w:del>
    </w:p>
    <w:p>
      <w:pPr>
        <w:rPr>
          <w:del w:id="874" w:author="Yuyong Kim" w:date="2026-05-10T00:00:00Z"/>
        </w:rPr>
      </w:pPr>
      <w:del w:id="873" w:author="Yuyong Kim" w:date="2026-05-10T00:00:00Z">
        <w:r>
          <w:delText xml:space="preserve">Is the component technically adequate?</w:delText>
        </w:r>
      </w:del>
    </w:p>
    <w:p>
      <w:pPr>
        <w:rPr>
          <w:del w:id="876" w:author="Yuyong Kim" w:date="2026-05-10T00:00:00Z"/>
        </w:rPr>
      </w:pPr>
      <w:del w:id="875" w:author="Yuyong Kim" w:date="2026-05-10T00:00:00Z">
        <w:r>
          <w:delText xml:space="preserve">Remaining life = 136.3 years → PASS</w:delText>
        </w:r>
      </w:del>
    </w:p>
    <w:p>
      <w:pPr>
        <w:rPr>
          <w:del w:id="878" w:author="Yuyong Kim" w:date="2026-05-10T00:00:00Z"/>
        </w:rPr>
      </w:pPr>
      <w:del w:id="877" w:author="Yuyong Kim" w:date="2026-05-10T00:00:00Z">
        <w:r>
          <w:delText xml:space="preserve">National regulation (KOSHA PSM)</w:delText>
        </w:r>
      </w:del>
    </w:p>
    <w:p>
      <w:pPr>
        <w:rPr>
          <w:del w:id="880" w:author="Yuyong Kim" w:date="2026-05-10T00:00:00Z"/>
        </w:rPr>
      </w:pPr>
      <w:del w:id="879" w:author="Yuyong Kim" w:date="2026-05-10T00:00:00Z">
        <w:r>
          <w:delText xml:space="preserve">Are procedural/documentation obligations met?</w:delText>
        </w:r>
      </w:del>
    </w:p>
    <w:p>
      <w:pPr>
        <w:rPr>
          <w:del w:id="882" w:author="Yuyong Kim" w:date="2026-05-10T00:00:00Z"/>
        </w:rPr>
      </w:pPr>
      <w:del w:id="881" w:author="Yuyong Kim" w:date="2026-05-10T00:00:00Z">
        <w:r>
          <w:delText xml:space="preserve">RL &gt; threshold → mandatory documentation per M-69-2012</w:delText>
        </w:r>
      </w:del>
    </w:p>
    <w:p>
      <w:pPr>
        <w:rPr>
          <w:del w:id="884" w:author="Yuyong Kim" w:date="2026-05-10T00:00:00Z"/>
        </w:rPr>
      </w:pPr>
      <w:del w:id="883" w:author="Yuyong Kim" w:date="2026-05-10T00:00:00Z">
        <w:r>
          <w:delText xml:space="preserve">Domain</w:delText>
        </w:r>
      </w:del>
    </w:p>
    <w:p>
      <w:pPr>
        <w:rPr>
          <w:del w:id="886" w:author="Yuyong Kim" w:date="2026-05-10T00:00:00Z"/>
        </w:rPr>
      </w:pPr>
      <w:del w:id="885" w:author="Yuyong Kim" w:date="2026-05-10T00:00:00Z">
        <w:r>
          <w:delText xml:space="preserve">Standards</w:delText>
        </w:r>
      </w:del>
    </w:p>
    <w:p>
      <w:pPr>
        <w:rPr>
          <w:del w:id="888" w:author="Yuyong Kim" w:date="2026-05-10T00:00:00Z"/>
        </w:rPr>
      </w:pPr>
      <w:del w:id="887" w:author="Yuyong Kim" w:date="2026-05-10T00:00:00Z">
        <w:r>
          <w:delText xml:space="preserve">Key Outputs</w:delText>
        </w:r>
      </w:del>
    </w:p>
    <w:p>
      <w:pPr>
        <w:rPr>
          <w:del w:id="890" w:author="Yuyong Kim" w:date="2026-05-10T00:00:00Z"/>
        </w:rPr>
      </w:pPr>
      <w:del w:id="889" w:author="Yuyong Kim" w:date="2026-05-10T00:00:00Z">
        <w:r>
          <w:delText xml:space="preserve">Piping</w:delText>
        </w:r>
      </w:del>
    </w:p>
    <w:p>
      <w:pPr>
        <w:rPr>
          <w:del w:id="892" w:author="Yuyong Kim" w:date="2026-05-10T00:00:00Z"/>
        </w:rPr>
      </w:pPr>
      <w:del w:id="891" w:author="Yuyong Kim" w:date="2026-05-10T00:00:00Z">
        <w:r>
          <w:delText xml:space="preserve">ASME B31.3, API 570</w:delText>
        </w:r>
      </w:del>
    </w:p>
    <w:p>
      <w:pPr>
        <w:rPr>
          <w:del w:id="894" w:author="Yuyong Kim" w:date="2026-05-10T00:00:00Z"/>
        </w:rPr>
      </w:pPr>
      <w:del w:id="893" w:author="Yuyong Kim" w:date="2026-05-10T00:00:00Z">
        <w:r>
          <w:delText xml:space="preserve">Wall thickness, hoop stress, remaining life, inspection interval</w:delText>
        </w:r>
      </w:del>
    </w:p>
    <w:p>
      <w:pPr>
        <w:rPr>
          <w:del w:id="896" w:author="Yuyong Kim" w:date="2026-05-10T00:00:00Z"/>
        </w:rPr>
      </w:pPr>
      <w:del w:id="895" w:author="Yuyong Kim" w:date="2026-05-10T00:00:00Z">
        <w:r>
          <w:delText xml:space="preserve">Pressure Vessels</w:delText>
        </w:r>
      </w:del>
    </w:p>
    <w:p>
      <w:pPr>
        <w:rPr>
          <w:del w:id="898" w:author="Yuyong Kim" w:date="2026-05-10T00:00:00Z"/>
        </w:rPr>
      </w:pPr>
      <w:del w:id="897" w:author="Yuyong Kim" w:date="2026-05-10T00:00:00Z">
        <w:r>
          <w:delText xml:space="preserve">ASME VIII Div.1, API 510, API 579-1</w:delText>
        </w:r>
      </w:del>
    </w:p>
    <w:p>
      <w:pPr>
        <w:rPr>
          <w:del w:id="900" w:author="Yuyong Kim" w:date="2026-05-10T00:00:00Z"/>
        </w:rPr>
      </w:pPr>
      <w:del w:id="899" w:author="Yuyong Kim" w:date="2026-05-10T00:00:00Z">
        <w:r>
          <w:delText xml:space="preserve">Shell thickness, FFS screening, remaining life</w:delText>
        </w:r>
      </w:del>
    </w:p>
    <w:p>
      <w:pPr>
        <w:rPr>
          <w:del w:id="902" w:author="Yuyong Kim" w:date="2026-05-10T00:00:00Z"/>
        </w:rPr>
      </w:pPr>
      <w:del w:id="901" w:author="Yuyong Kim" w:date="2026-05-10T00:00:00Z">
        <w:r>
          <w:delText xml:space="preserve">Rotating Equipment</w:delText>
        </w:r>
      </w:del>
    </w:p>
    <w:p>
      <w:pPr>
        <w:rPr>
          <w:del w:id="904" w:author="Yuyong Kim" w:date="2026-05-10T00:00:00Z"/>
        </w:rPr>
      </w:pPr>
      <w:del w:id="903" w:author="Yuyong Kim" w:date="2026-05-10T00:00:00Z">
        <w:r>
          <w:delText xml:space="preserve">API 610, 617, 670</w:delText>
        </w:r>
      </w:del>
    </w:p>
    <w:p>
      <w:pPr>
        <w:rPr>
          <w:del w:id="906" w:author="Yuyong Kim" w:date="2026-05-10T00:00:00Z"/>
        </w:rPr>
      </w:pPr>
      <w:del w:id="905" w:author="Yuyong Kim" w:date="2026-05-10T00:00:00Z">
        <w:r>
          <w:delText xml:space="preserve">Vibration limits, bearing health, steam state screening</w:delText>
        </w:r>
      </w:del>
    </w:p>
    <w:p>
      <w:pPr>
        <w:rPr>
          <w:del w:id="908" w:author="Yuyong Kim" w:date="2026-05-10T00:00:00Z"/>
        </w:rPr>
      </w:pPr>
      <w:del w:id="907" w:author="Yuyong Kim" w:date="2026-05-10T00:00:00Z">
        <w:r>
          <w:delText xml:space="preserve">Electrical</w:delText>
        </w:r>
      </w:del>
    </w:p>
    <w:p>
      <w:pPr>
        <w:rPr>
          <w:del w:id="910" w:author="Yuyong Kim" w:date="2026-05-10T00:00:00Z"/>
        </w:rPr>
      </w:pPr>
      <w:del w:id="909" w:author="Yuyong Kim" w:date="2026-05-10T00:00:00Z">
        <w:r>
          <w:delText xml:space="preserve">IEEE C57.104, 1584-2018</w:delText>
        </w:r>
      </w:del>
    </w:p>
    <w:p>
      <w:pPr>
        <w:rPr>
          <w:del w:id="912" w:author="Yuyong Kim" w:date="2026-05-10T00:00:00Z"/>
        </w:rPr>
      </w:pPr>
      <w:del w:id="911" w:author="Yuyong Kim" w:date="2026-05-10T00:00:00Z">
        <w:r>
          <w:delText xml:space="preserve">Transformer HI, arc-flash energy, PPE category</w:delText>
        </w:r>
      </w:del>
    </w:p>
    <w:p>
      <w:pPr>
        <w:rPr>
          <w:del w:id="914" w:author="Yuyong Kim" w:date="2026-05-10T00:00:00Z"/>
        </w:rPr>
      </w:pPr>
      <w:del w:id="913" w:author="Yuyong Kim" w:date="2026-05-10T00:00:00Z">
        <w:r>
          <w:delText xml:space="preserve">Instrumentation</w:delText>
        </w:r>
      </w:del>
    </w:p>
    <w:p>
      <w:pPr>
        <w:rPr>
          <w:del w:id="916" w:author="Yuyong Kim" w:date="2026-05-10T00:00:00Z"/>
        </w:rPr>
      </w:pPr>
      <w:del w:id="915" w:author="Yuyong Kim" w:date="2026-05-10T00:00:00Z">
        <w:r>
          <w:delText xml:space="preserve">IEC 61511, ISA-TR84.00.02</w:delText>
        </w:r>
      </w:del>
    </w:p>
    <w:p>
      <w:pPr>
        <w:rPr>
          <w:del w:id="918" w:author="Yuyong Kim" w:date="2026-05-10T00:00:00Z"/>
        </w:rPr>
      </w:pPr>
      <w:del w:id="917" w:author="Yuyong Kim" w:date="2026-05-10T00:00:00Z">
        <w:r>
          <w:delText xml:space="preserve">PFDavg, SIL verification, calibration health</w:delText>
        </w:r>
      </w:del>
    </w:p>
    <w:p>
      <w:pPr>
        <w:rPr>
          <w:del w:id="920" w:author="Yuyong Kim" w:date="2026-05-10T00:00:00Z"/>
        </w:rPr>
      </w:pPr>
      <w:del w:id="919" w:author="Yuyong Kim" w:date="2026-05-10T00:00:00Z">
        <w:r>
          <w:delText xml:space="preserve">Structural Steel</w:delText>
        </w:r>
      </w:del>
    </w:p>
    <w:p>
      <w:pPr>
        <w:rPr>
          <w:del w:id="922" w:author="Yuyong Kim" w:date="2026-05-10T00:00:00Z"/>
        </w:rPr>
      </w:pPr>
      <w:del w:id="921" w:author="Yuyong Kim" w:date="2026-05-10T00:00:00Z">
        <w:r>
          <w:delText xml:space="preserve">AISC 360</w:delText>
        </w:r>
      </w:del>
    </w:p>
    <w:p>
      <w:pPr>
        <w:rPr>
          <w:del w:id="924" w:author="Yuyong Kim" w:date="2026-05-10T00:00:00Z"/>
        </w:rPr>
      </w:pPr>
      <w:del w:id="923" w:author="Yuyong Kim" w:date="2026-05-10T00:00:00Z">
        <w:r>
          <w:delText xml:space="preserve">D/C ratio, section loss, fatigue assessment</w:delText>
        </w:r>
      </w:del>
    </w:p>
    <w:p>
      <w:pPr>
        <w:rPr>
          <w:del w:id="926" w:author="Yuyong Kim" w:date="2026-05-10T00:00:00Z"/>
        </w:rPr>
      </w:pPr>
      <w:del w:id="925" w:author="Yuyong Kim" w:date="2026-05-10T00:00:00Z">
        <w:r>
          <w:delText xml:space="preserve">Civil / Concrete</w:delText>
        </w:r>
      </w:del>
    </w:p>
    <w:p>
      <w:pPr>
        <w:rPr>
          <w:del w:id="928" w:author="Yuyong Kim" w:date="2026-05-10T00:00:00Z"/>
        </w:rPr>
      </w:pPr>
      <w:del w:id="927" w:author="Yuyong Kim" w:date="2026-05-10T00:00:00Z">
        <w:r>
          <w:delText xml:space="preserve">ACI 318, 562</w:delText>
        </w:r>
      </w:del>
    </w:p>
    <w:p>
      <w:pPr>
        <w:rPr>
          <w:del w:id="930" w:author="Yuyong Kim" w:date="2026-05-10T00:00:00Z"/>
        </w:rPr>
      </w:pPr>
      <w:del w:id="929" w:author="Yuyong Kim" w:date="2026-05-10T00:00:00Z">
        <w:r>
          <w:delText xml:space="preserve">Flexure D/C, carbonation depth, repair priority</w:delText>
        </w:r>
      </w:del>
    </w:p>
    <w:p>
      <w:pPr>
        <w:rPr>
          <w:del w:id="932" w:author="Yuyong Kim" w:date="2026-05-10T00:00:00Z"/>
        </w:rPr>
      </w:pPr>
      <w:del w:id="931" w:author="Yuyong Kim" w:date="2026-05-10T00:00:00Z">
        <w:r>
          <w:delText xml:space="preserve">Pair</w:delText>
        </w:r>
      </w:del>
    </w:p>
    <w:p>
      <w:pPr>
        <w:rPr>
          <w:del w:id="934" w:author="Yuyong Kim" w:date="2026-05-10T00:00:00Z"/>
        </w:rPr>
      </w:pPr>
      <w:del w:id="933" w:author="Yuyong Kim" w:date="2026-05-10T00:00:00Z">
        <w:r>
          <w:delText xml:space="preserve">Coupling Mechanism</w:delText>
        </w:r>
      </w:del>
    </w:p>
    <w:p>
      <w:pPr>
        <w:rPr>
          <w:del w:id="936" w:author="Yuyong Kim" w:date="2026-05-10T00:00:00Z"/>
        </w:rPr>
      </w:pPr>
      <w:del w:id="935" w:author="Yuyong Kim" w:date="2026-05-10T00:00:00Z">
        <w:r>
          <w:delText xml:space="preserve">Piping ↔ Vessel</w:delText>
        </w:r>
      </w:del>
    </w:p>
    <w:p>
      <w:pPr>
        <w:rPr>
          <w:del w:id="938" w:author="Yuyong Kim" w:date="2026-05-10T00:00:00Z"/>
        </w:rPr>
      </w:pPr>
      <w:del w:id="937" w:author="Yuyong Kim" w:date="2026-05-10T00:00:00Z">
        <w:r>
          <w:delText xml:space="preserve">Nozzle interface margin mismatch</w:delText>
        </w:r>
      </w:del>
    </w:p>
    <w:p>
      <w:pPr>
        <w:rPr>
          <w:del w:id="940" w:author="Yuyong Kim" w:date="2026-05-10T00:00:00Z"/>
        </w:rPr>
      </w:pPr>
      <w:del w:id="939" w:author="Yuyong Kim" w:date="2026-05-10T00:00:00Z">
        <w:r>
          <w:delText xml:space="preserve">Piping ↔ Rotating</w:delText>
        </w:r>
      </w:del>
    </w:p>
    <w:p>
      <w:pPr>
        <w:rPr>
          <w:del w:id="942" w:author="Yuyong Kim" w:date="2026-05-10T00:00:00Z"/>
        </w:rPr>
      </w:pPr>
      <w:del w:id="941" w:author="Yuyong Kim" w:date="2026-05-10T00:00:00Z">
        <w:r>
          <w:delText xml:space="preserve">Nozzle load → bearing degradation</w:delText>
        </w:r>
      </w:del>
    </w:p>
    <w:p>
      <w:pPr>
        <w:rPr>
          <w:del w:id="944" w:author="Yuyong Kim" w:date="2026-05-10T00:00:00Z"/>
        </w:rPr>
      </w:pPr>
      <w:del w:id="943" w:author="Yuyong Kim" w:date="2026-05-10T00:00:00Z">
        <w:r>
          <w:delText xml:space="preserve">Electrical ↔ Rotating</w:delText>
        </w:r>
      </w:del>
    </w:p>
    <w:p>
      <w:pPr>
        <w:rPr>
          <w:del w:id="946" w:author="Yuyong Kim" w:date="2026-05-10T00:00:00Z"/>
        </w:rPr>
      </w:pPr>
      <w:del w:id="945" w:author="Yuyong Kim" w:date="2026-05-10T00:00:00Z">
        <w:r>
          <w:delText xml:space="preserve">Harmonic distortion → bearing temperature</w:delText>
        </w:r>
      </w:del>
    </w:p>
    <w:p>
      <w:pPr>
        <w:rPr>
          <w:del w:id="948" w:author="Yuyong Kim" w:date="2026-05-10T00:00:00Z"/>
        </w:rPr>
      </w:pPr>
      <w:del w:id="947" w:author="Yuyong Kim" w:date="2026-05-10T00:00:00Z">
        <w:r>
          <w:delText xml:space="preserve">Civil ↔ Rotating</w:delText>
        </w:r>
      </w:del>
    </w:p>
    <w:p>
      <w:pPr>
        <w:rPr>
          <w:del w:id="950" w:author="Yuyong Kim" w:date="2026-05-10T00:00:00Z"/>
        </w:rPr>
      </w:pPr>
      <w:del w:id="949" w:author="Yuyong Kim" w:date="2026-05-10T00:00:00Z">
        <w:r>
          <w:delText xml:space="preserve">Foundation settlement → alignment failure</w:delText>
        </w:r>
      </w:del>
    </w:p>
    <w:p>
      <w:pPr>
        <w:rPr>
          <w:del w:id="952" w:author="Yuyong Kim" w:date="2026-05-10T00:00:00Z"/>
        </w:rPr>
      </w:pPr>
      <w:del w:id="951" w:author="Yuyong Kim" w:date="2026-05-10T00:00:00Z">
        <w:r>
          <w:delText xml:space="preserve">Electrical ↔ Instrumentation</w:delText>
        </w:r>
      </w:del>
    </w:p>
    <w:p>
      <w:pPr>
        <w:rPr>
          <w:del w:id="954" w:author="Yuyong Kim" w:date="2026-05-10T00:00:00Z"/>
        </w:rPr>
      </w:pPr>
      <w:del w:id="953" w:author="Yuyong Kim" w:date="2026-05-10T00:00:00Z">
        <w:r>
          <w:delText xml:space="preserve">Power quality → signal integrity</w:delText>
        </w:r>
      </w:del>
    </w:p>
    <w:p>
      <w:pPr>
        <w:rPr>
          <w:del w:id="956" w:author="Yuyong Kim" w:date="2026-05-10T00:00:00Z"/>
        </w:rPr>
      </w:pPr>
      <w:del w:id="955" w:author="Yuyong Kim" w:date="2026-05-10T00:00:00Z">
        <w:r>
          <w:delText xml:space="preserve">Steel ↔ Civil</w:delText>
        </w:r>
      </w:del>
    </w:p>
    <w:p>
      <w:pPr>
        <w:rPr>
          <w:del w:id="958" w:author="Yuyong Kim" w:date="2026-05-10T00:00:00Z"/>
        </w:rPr>
      </w:pPr>
      <w:del w:id="957" w:author="Yuyong Kim" w:date="2026-05-10T00:00:00Z">
        <w:r>
          <w:delText xml:space="preserve">Structural capacity → foundation demand</w:delText>
        </w:r>
      </w:del>
    </w:p>
    <w:p>
      <w:pPr>
        <w:rPr>
          <w:del w:id="960" w:author="Yuyong Kim" w:date="2026-05-10T00:00:00Z"/>
        </w:rPr>
      </w:pPr>
      <w:del w:id="959" w:author="Yuyong Kim" w:date="2026-05-10T00:00:00Z">
        <w:r>
          <w:delText xml:space="preserve">Vessel ↔ Piping</w:delText>
        </w:r>
      </w:del>
    </w:p>
    <w:p>
      <w:pPr>
        <w:rPr>
          <w:del w:id="962" w:author="Yuyong Kim" w:date="2026-05-10T00:00:00Z"/>
        </w:rPr>
      </w:pPr>
      <w:del w:id="961" w:author="Yuyong Kim" w:date="2026-05-10T00:00:00Z">
        <w:r>
          <w:delText xml:space="preserve">Nozzle load reciprocal check</w:delText>
        </w:r>
      </w:del>
    </w:p>
    <w:p>
      <w:pPr>
        <w:rPr>
          <w:del w:id="964" w:author="Yuyong Kim" w:date="2026-05-10T00:00:00Z"/>
        </w:rPr>
      </w:pPr>
      <w:del w:id="963" w:author="Yuyong Kim" w:date="2026-05-10T00:00:00Z">
        <w:r>
          <w:delText xml:space="preserve">Steel ↔ Rotating</w:delText>
        </w:r>
      </w:del>
    </w:p>
    <w:p>
      <w:pPr>
        <w:rPr>
          <w:del w:id="966" w:author="Yuyong Kim" w:date="2026-05-10T00:00:00Z"/>
        </w:rPr>
      </w:pPr>
      <w:del w:id="965" w:author="Yuyong Kim" w:date="2026-05-10T00:00:00Z">
        <w:r>
          <w:delText xml:space="preserve">Support structure → vibration transmission</w:delText>
        </w:r>
      </w:del>
    </w:p>
    <w:p>
      <w:pPr>
        <w:rPr>
          <w:del w:id="968" w:author="Yuyong Kim" w:date="2026-05-10T00:00:00Z"/>
        </w:rPr>
      </w:pPr>
      <w:del w:id="967" w:author="Yuyong Kim" w:date="2026-05-10T00:00:00Z">
        <w:r>
          <w:delText xml:space="preserve">Safety function → equipment condition</w:delText>
        </w:r>
      </w:del>
    </w:p>
    <w:p>
      <w:pPr>
        <w:rPr>
          <w:del w:id="970" w:author="Yuyong Kim" w:date="2026-05-10T00:00:00Z"/>
        </w:rPr>
      </w:pPr>
      <w:del w:id="969" w:author="Yuyong Kim" w:date="2026-05-10T00:00:00Z">
        <w:r>
          <w:delText xml:space="preserve">Civil ↔ Piping</w:delText>
        </w:r>
      </w:del>
    </w:p>
    <w:p>
      <w:pPr>
        <w:rPr>
          <w:del w:id="972" w:author="Yuyong Kim" w:date="2026-05-10T00:00:00Z"/>
        </w:rPr>
      </w:pPr>
      <w:del w:id="971" w:author="Yuyong Kim" w:date="2026-05-10T00:00:00Z">
        <w:r>
          <w:delText xml:space="preserve">Settlement → pipe stress</w:delText>
        </w:r>
      </w:del>
    </w:p>
    <w:p>
      <w:pPr>
        <w:rPr>
          <w:del w:id="974" w:author="Yuyong Kim" w:date="2026-05-10T00:00:00Z"/>
        </w:rPr>
      </w:pPr>
      <w:del w:id="973" w:author="Yuyong Kim" w:date="2026-05-10T00:00:00Z">
        <w:r>
          <w:delText xml:space="preserve">Discipline</w:delText>
        </w:r>
      </w:del>
    </w:p>
    <w:p>
      <w:pPr>
        <w:rPr>
          <w:del w:id="976" w:author="Yuyong Kim" w:date="2026-05-10T00:00:00Z"/>
        </w:rPr>
      </w:pPr>
      <w:del w:id="975" w:author="Yuyong Kim" w:date="2026-05-10T00:00:00Z">
        <w:r>
          <w:delText xml:space="preserve">Standard</w:delText>
        </w:r>
      </w:del>
    </w:p>
    <w:p>
      <w:pPr>
        <w:rPr>
          <w:del w:id="978" w:author="Yuyong Kim" w:date="2026-05-10T00:00:00Z"/>
        </w:rPr>
      </w:pPr>
      <w:del w:id="977" w:author="Yuyong Kim" w:date="2026-05-10T00:00:00Z">
        <w:r>
          <w:delText xml:space="preserve">Boundary</w:delText>
        </w:r>
      </w:del>
    </w:p>
    <w:p>
      <w:pPr>
        <w:rPr>
          <w:del w:id="980" w:author="Yuyong Kim" w:date="2026-05-10T00:00:00Z"/>
        </w:rPr>
      </w:pPr>
      <w:del w:id="979" w:author="Yuyong Kim" w:date="2026-05-10T00:00:00Z">
        <w:r>
          <w:delText xml:space="preserve">Failure</w:delText>
        </w:r>
      </w:del>
    </w:p>
    <w:p>
      <w:pPr>
        <w:rPr>
          <w:del w:id="982" w:author="Yuyong Kim" w:date="2026-05-10T00:00:00Z"/>
        </w:rPr>
      </w:pPr>
      <w:del w:id="981" w:author="Yuyong Kim" w:date="2026-05-10T00:00:00Z">
        <w:r>
          <w:delText xml:space="preserve">Composite</w:delText>
        </w:r>
      </w:del>
    </w:p>
    <w:p>
      <w:pPr>
        <w:rPr>
          <w:del w:id="984" w:author="Yuyong Kim" w:date="2026-05-10T00:00:00Z"/>
        </w:rPr>
      </w:pPr>
      <w:del w:id="983" w:author="Yuyong Kim" w:date="2026-05-10T00:00:00Z">
        <w:r>
          <w:delText xml:space="preserve">Total</w:delText>
        </w:r>
      </w:del>
    </w:p>
    <w:p>
      <w:pPr>
        <w:rPr>
          <w:del w:id="986" w:author="Yuyong Kim" w:date="2026-05-10T00:00:00Z"/>
        </w:rPr>
      </w:pPr>
      <w:del w:id="985" w:author="Yuyong Kim" w:date="2026-05-10T00:00:00Z">
        <w:r>
          <w:delText xml:space="preserve">Piping</w:delText>
        </w:r>
      </w:del>
    </w:p>
    <w:p>
      <w:pPr>
        <w:rPr>
          <w:del w:id="988" w:author="Yuyong Kim" w:date="2026-05-10T00:00:00Z"/>
        </w:rPr>
      </w:pPr>
      <w:del w:id="987" w:author="Yuyong Kim" w:date="2026-05-10T00:00:00Z">
        <w:r>
          <w:delText xml:space="preserve">20</w:delText>
        </w:r>
      </w:del>
    </w:p>
    <w:p>
      <w:pPr>
        <w:rPr>
          <w:del w:id="990" w:author="Yuyong Kim" w:date="2026-05-10T00:00:00Z"/>
        </w:rPr>
      </w:pPr>
      <w:del w:id="989" w:author="Yuyong Kim" w:date="2026-05-10T00:00:00Z">
        <w:r>
          <w:delText xml:space="preserve">15</w:delText>
        </w:r>
      </w:del>
    </w:p>
    <w:p>
      <w:pPr>
        <w:rPr>
          <w:del w:id="992" w:author="Yuyong Kim" w:date="2026-05-10T00:00:00Z"/>
        </w:rPr>
      </w:pPr>
      <w:del w:id="991" w:author="Yuyong Kim" w:date="2026-05-10T00:00:00Z">
        <w:r>
          <w:delText xml:space="preserve">10</w:delText>
        </w:r>
      </w:del>
    </w:p>
    <w:p>
      <w:pPr>
        <w:rPr>
          <w:del w:id="994" w:author="Yuyong Kim" w:date="2026-05-10T00:00:00Z"/>
        </w:rPr>
      </w:pPr>
      <w:del w:id="993" w:author="Yuyong Kim" w:date="2026-05-10T00:00:00Z">
        <w:r>
          <w:delText xml:space="preserve">5</w:delText>
        </w:r>
      </w:del>
    </w:p>
    <w:p>
      <w:pPr>
        <w:rPr>
          <w:del w:id="996" w:author="Yuyong Kim" w:date="2026-05-10T00:00:00Z"/>
        </w:rPr>
      </w:pPr>
      <w:del w:id="995" w:author="Yuyong Kim" w:date="2026-05-10T00:00:00Z">
        <w:r>
          <w:delText xml:space="preserve">50</w:delText>
        </w:r>
      </w:del>
    </w:p>
    <w:p>
      <w:pPr>
        <w:rPr>
          <w:del w:id="998" w:author="Yuyong Kim" w:date="2026-05-10T00:00:00Z"/>
        </w:rPr>
      </w:pPr>
      <w:del w:id="997" w:author="Yuyong Kim" w:date="2026-05-10T00:00:00Z">
        <w:r>
          <w:delText xml:space="preserve">Vessel</w:delText>
        </w:r>
      </w:del>
    </w:p>
    <w:p>
      <w:pPr>
        <w:rPr>
          <w:del w:id="1000" w:author="Yuyong Kim" w:date="2026-05-10T00:00:00Z"/>
        </w:rPr>
      </w:pPr>
      <w:del w:id="999" w:author="Yuyong Kim" w:date="2026-05-10T00:00:00Z">
        <w:r>
          <w:delText xml:space="preserve">18</w:delText>
        </w:r>
      </w:del>
    </w:p>
    <w:p>
      <w:pPr>
        <w:rPr>
          <w:del w:id="1002" w:author="Yuyong Kim" w:date="2026-05-10T00:00:00Z"/>
        </w:rPr>
      </w:pPr>
      <w:del w:id="1001" w:author="Yuyong Kim" w:date="2026-05-10T00:00:00Z">
        <w:r>
          <w:delText xml:space="preserve">7</w:delText>
        </w:r>
      </w:del>
    </w:p>
    <w:p>
      <w:pPr>
        <w:rPr>
          <w:del w:id="1004" w:author="Yuyong Kim" w:date="2026-05-10T00:00:00Z"/>
        </w:rPr>
      </w:pPr>
      <w:del w:id="1003" w:author="Yuyong Kim" w:date="2026-05-10T00:00:00Z">
        <w:r>
          <w:delText xml:space="preserve">5</w:delText>
        </w:r>
      </w:del>
    </w:p>
    <w:p>
      <w:pPr>
        <w:rPr>
          <w:del w:id="1006" w:author="Yuyong Kim" w:date="2026-05-10T00:00:00Z"/>
        </w:rPr>
      </w:pPr>
      <w:del w:id="1005" w:author="Yuyong Kim" w:date="2026-05-10T00:00:00Z">
        <w:r>
          <w:delText xml:space="preserve">—</w:delText>
        </w:r>
      </w:del>
    </w:p>
    <w:p>
      <w:pPr>
        <w:rPr>
          <w:del w:id="1008" w:author="Yuyong Kim" w:date="2026-05-10T00:00:00Z"/>
        </w:rPr>
      </w:pPr>
      <w:del w:id="1007" w:author="Yuyong Kim" w:date="2026-05-10T00:00:00Z">
        <w:r>
          <w:delText xml:space="preserve">30</w:delText>
        </w:r>
      </w:del>
    </w:p>
    <w:p>
      <w:pPr>
        <w:rPr>
          <w:del w:id="1010" w:author="Yuyong Kim" w:date="2026-05-10T00:00:00Z"/>
        </w:rPr>
      </w:pPr>
      <w:del w:id="1009" w:author="Yuyong Kim" w:date="2026-05-10T00:00:00Z">
        <w:r>
          <w:delText xml:space="preserve">Rotating</w:delText>
        </w:r>
      </w:del>
    </w:p>
    <w:p>
      <w:pPr>
        <w:rPr>
          <w:del w:id="1012" w:author="Yuyong Kim" w:date="2026-05-10T00:00:00Z"/>
        </w:rPr>
      </w:pPr>
      <w:del w:id="1011" w:author="Yuyong Kim" w:date="2026-05-10T00:00:00Z">
        <w:r>
          <w:delText xml:space="preserve">18</w:delText>
        </w:r>
      </w:del>
    </w:p>
    <w:p>
      <w:pPr>
        <w:rPr>
          <w:del w:id="1014" w:author="Yuyong Kim" w:date="2026-05-10T00:00:00Z"/>
        </w:rPr>
      </w:pPr>
      <w:del w:id="1013" w:author="Yuyong Kim" w:date="2026-05-10T00:00:00Z">
        <w:r>
          <w:delText xml:space="preserve">7</w:delText>
        </w:r>
      </w:del>
    </w:p>
    <w:p>
      <w:pPr>
        <w:rPr>
          <w:del w:id="1016" w:author="Yuyong Kim" w:date="2026-05-10T00:00:00Z"/>
        </w:rPr>
      </w:pPr>
      <w:del w:id="1015" w:author="Yuyong Kim" w:date="2026-05-10T00:00:00Z">
        <w:r>
          <w:delText xml:space="preserve">5</w:delText>
        </w:r>
      </w:del>
    </w:p>
    <w:p>
      <w:pPr>
        <w:rPr>
          <w:del w:id="1018" w:author="Yuyong Kim" w:date="2026-05-10T00:00:00Z"/>
        </w:rPr>
      </w:pPr>
      <w:del w:id="1017" w:author="Yuyong Kim" w:date="2026-05-10T00:00:00Z">
        <w:r>
          <w:delText xml:space="preserve">—</w:delText>
        </w:r>
      </w:del>
    </w:p>
    <w:p>
      <w:pPr>
        <w:rPr>
          <w:del w:id="1020" w:author="Yuyong Kim" w:date="2026-05-10T00:00:00Z"/>
        </w:rPr>
      </w:pPr>
      <w:del w:id="1019" w:author="Yuyong Kim" w:date="2026-05-10T00:00:00Z">
        <w:r>
          <w:delText xml:space="preserve">30</w:delText>
        </w:r>
      </w:del>
    </w:p>
    <w:p>
      <w:pPr>
        <w:rPr>
          <w:del w:id="1022" w:author="Yuyong Kim" w:date="2026-05-10T00:00:00Z"/>
        </w:rPr>
      </w:pPr>
      <w:del w:id="1021" w:author="Yuyong Kim" w:date="2026-05-10T00:00:00Z">
        <w:r>
          <w:delText xml:space="preserve">Electrical</w:delText>
        </w:r>
      </w:del>
    </w:p>
    <w:p>
      <w:pPr>
        <w:rPr>
          <w:del w:id="1024" w:author="Yuyong Kim" w:date="2026-05-10T00:00:00Z"/>
        </w:rPr>
      </w:pPr>
      <w:del w:id="1023" w:author="Yuyong Kim" w:date="2026-05-10T00:00:00Z">
        <w:r>
          <w:delText xml:space="preserve">18</w:delText>
        </w:r>
      </w:del>
    </w:p>
    <w:p>
      <w:pPr>
        <w:rPr>
          <w:del w:id="1026" w:author="Yuyong Kim" w:date="2026-05-10T00:00:00Z"/>
        </w:rPr>
      </w:pPr>
      <w:del w:id="1025" w:author="Yuyong Kim" w:date="2026-05-10T00:00:00Z">
        <w:r>
          <w:delText xml:space="preserve">7</w:delText>
        </w:r>
      </w:del>
    </w:p>
    <w:p>
      <w:pPr>
        <w:rPr>
          <w:del w:id="1028" w:author="Yuyong Kim" w:date="2026-05-10T00:00:00Z"/>
        </w:rPr>
      </w:pPr>
      <w:del w:id="1027" w:author="Yuyong Kim" w:date="2026-05-10T00:00:00Z">
        <w:r>
          <w:delText xml:space="preserve">5</w:delText>
        </w:r>
      </w:del>
    </w:p>
    <w:p>
      <w:pPr>
        <w:rPr>
          <w:del w:id="1030" w:author="Yuyong Kim" w:date="2026-05-10T00:00:00Z"/>
        </w:rPr>
      </w:pPr>
      <w:del w:id="1029" w:author="Yuyong Kim" w:date="2026-05-10T00:00:00Z">
        <w:r>
          <w:delText xml:space="preserve">—</w:delText>
        </w:r>
      </w:del>
    </w:p>
    <w:p>
      <w:pPr>
        <w:rPr>
          <w:del w:id="1032" w:author="Yuyong Kim" w:date="2026-05-10T00:00:00Z"/>
        </w:rPr>
      </w:pPr>
      <w:del w:id="1031" w:author="Yuyong Kim" w:date="2026-05-10T00:00:00Z">
        <w:r>
          <w:delText xml:space="preserve">30</w:delText>
        </w:r>
      </w:del>
    </w:p>
    <w:p>
      <w:pPr>
        <w:rPr>
          <w:del w:id="1034" w:author="Yuyong Kim" w:date="2026-05-10T00:00:00Z"/>
        </w:rPr>
      </w:pPr>
      <w:del w:id="1033" w:author="Yuyong Kim" w:date="2026-05-10T00:00:00Z">
        <w:r>
          <w:delText xml:space="preserve">Instrumentation</w:delText>
        </w:r>
      </w:del>
    </w:p>
    <w:p>
      <w:pPr>
        <w:rPr>
          <w:del w:id="1036" w:author="Yuyong Kim" w:date="2026-05-10T00:00:00Z"/>
        </w:rPr>
      </w:pPr>
      <w:del w:id="1035" w:author="Yuyong Kim" w:date="2026-05-10T00:00:00Z">
        <w:r>
          <w:delText xml:space="preserve">18</w:delText>
        </w:r>
      </w:del>
    </w:p>
    <w:p>
      <w:pPr>
        <w:rPr>
          <w:del w:id="1038" w:author="Yuyong Kim" w:date="2026-05-10T00:00:00Z"/>
        </w:rPr>
      </w:pPr>
      <w:del w:id="1037" w:author="Yuyong Kim" w:date="2026-05-10T00:00:00Z">
        <w:r>
          <w:delText xml:space="preserve">7</w:delText>
        </w:r>
      </w:del>
    </w:p>
    <w:p>
      <w:pPr>
        <w:rPr>
          <w:del w:id="1040" w:author="Yuyong Kim" w:date="2026-05-10T00:00:00Z"/>
        </w:rPr>
      </w:pPr>
      <w:del w:id="1039" w:author="Yuyong Kim" w:date="2026-05-10T00:00:00Z">
        <w:r>
          <w:delText xml:space="preserve">5</w:delText>
        </w:r>
      </w:del>
    </w:p>
    <w:p>
      <w:pPr>
        <w:rPr>
          <w:del w:id="1042" w:author="Yuyong Kim" w:date="2026-05-10T00:00:00Z"/>
        </w:rPr>
      </w:pPr>
      <w:del w:id="1041" w:author="Yuyong Kim" w:date="2026-05-10T00:00:00Z">
        <w:r>
          <w:delText xml:space="preserve">—</w:delText>
        </w:r>
      </w:del>
    </w:p>
    <w:p>
      <w:pPr>
        <w:rPr>
          <w:del w:id="1044" w:author="Yuyong Kim" w:date="2026-05-10T00:00:00Z"/>
        </w:rPr>
      </w:pPr>
      <w:del w:id="1043" w:author="Yuyong Kim" w:date="2026-05-10T00:00:00Z">
        <w:r>
          <w:delText xml:space="preserve">30</w:delText>
        </w:r>
      </w:del>
    </w:p>
    <w:p>
      <w:pPr>
        <w:rPr>
          <w:del w:id="1046" w:author="Yuyong Kim" w:date="2026-05-10T00:00:00Z"/>
        </w:rPr>
      </w:pPr>
      <w:del w:id="1045" w:author="Yuyong Kim" w:date="2026-05-10T00:00:00Z">
        <w:r>
          <w:delText xml:space="preserve">Steel</w:delText>
        </w:r>
      </w:del>
    </w:p>
    <w:p>
      <w:pPr>
        <w:rPr>
          <w:del w:id="1048" w:author="Yuyong Kim" w:date="2026-05-10T00:00:00Z"/>
        </w:rPr>
      </w:pPr>
      <w:del w:id="1047" w:author="Yuyong Kim" w:date="2026-05-10T00:00:00Z">
        <w:r>
          <w:delText xml:space="preserve">15</w:delText>
        </w:r>
      </w:del>
    </w:p>
    <w:p>
      <w:pPr>
        <w:rPr>
          <w:del w:id="1050" w:author="Yuyong Kim" w:date="2026-05-10T00:00:00Z"/>
        </w:rPr>
      </w:pPr>
      <w:del w:id="1049" w:author="Yuyong Kim" w:date="2026-05-10T00:00:00Z">
        <w:r>
          <w:delText xml:space="preserve">6</w:delText>
        </w:r>
      </w:del>
    </w:p>
    <w:p>
      <w:pPr>
        <w:rPr>
          <w:del w:id="1052" w:author="Yuyong Kim" w:date="2026-05-10T00:00:00Z"/>
        </w:rPr>
      </w:pPr>
      <w:del w:id="1051" w:author="Yuyong Kim" w:date="2026-05-10T00:00:00Z">
        <w:r>
          <w:delText xml:space="preserve">4</w:delText>
        </w:r>
      </w:del>
    </w:p>
    <w:p>
      <w:pPr>
        <w:rPr>
          <w:del w:id="1054" w:author="Yuyong Kim" w:date="2026-05-10T00:00:00Z"/>
        </w:rPr>
      </w:pPr>
      <w:del w:id="1053" w:author="Yuyong Kim" w:date="2026-05-10T00:00:00Z">
        <w:r>
          <w:delText xml:space="preserve">—</w:delText>
        </w:r>
      </w:del>
    </w:p>
    <w:p>
      <w:pPr>
        <w:rPr>
          <w:del w:id="1056" w:author="Yuyong Kim" w:date="2026-05-10T00:00:00Z"/>
        </w:rPr>
      </w:pPr>
      <w:del w:id="1055" w:author="Yuyong Kim" w:date="2026-05-10T00:00:00Z">
        <w:r>
          <w:delText xml:space="preserve">25</w:delText>
        </w:r>
      </w:del>
    </w:p>
    <w:p>
      <w:pPr>
        <w:rPr>
          <w:del w:id="1058" w:author="Yuyong Kim" w:date="2026-05-10T00:00:00Z"/>
        </w:rPr>
      </w:pPr>
      <w:del w:id="1057" w:author="Yuyong Kim" w:date="2026-05-10T00:00:00Z">
        <w:r>
          <w:delText xml:space="preserve">Civil</w:delText>
        </w:r>
      </w:del>
    </w:p>
    <w:p>
      <w:pPr>
        <w:rPr>
          <w:del w:id="1060" w:author="Yuyong Kim" w:date="2026-05-10T00:00:00Z"/>
        </w:rPr>
      </w:pPr>
      <w:del w:id="1059" w:author="Yuyong Kim" w:date="2026-05-10T00:00:00Z">
        <w:r>
          <w:delText xml:space="preserve">15</w:delText>
        </w:r>
      </w:del>
    </w:p>
    <w:p>
      <w:pPr>
        <w:rPr>
          <w:del w:id="1062" w:author="Yuyong Kim" w:date="2026-05-10T00:00:00Z"/>
        </w:rPr>
      </w:pPr>
      <w:del w:id="1061" w:author="Yuyong Kim" w:date="2026-05-10T00:00:00Z">
        <w:r>
          <w:delText xml:space="preserve">6</w:delText>
        </w:r>
      </w:del>
    </w:p>
    <w:p>
      <w:pPr>
        <w:rPr>
          <w:del w:id="1064" w:author="Yuyong Kim" w:date="2026-05-10T00:00:00Z"/>
        </w:rPr>
      </w:pPr>
      <w:del w:id="1063" w:author="Yuyong Kim" w:date="2026-05-10T00:00:00Z">
        <w:r>
          <w:delText xml:space="preserve">4</w:delText>
        </w:r>
      </w:del>
    </w:p>
    <w:p>
      <w:pPr>
        <w:rPr>
          <w:del w:id="1066" w:author="Yuyong Kim" w:date="2026-05-10T00:00:00Z"/>
        </w:rPr>
      </w:pPr>
      <w:del w:id="1065" w:author="Yuyong Kim" w:date="2026-05-10T00:00:00Z">
        <w:r>
          <w:delText xml:space="preserve">—</w:delText>
        </w:r>
      </w:del>
    </w:p>
    <w:p>
      <w:pPr>
        <w:rPr>
          <w:del w:id="1068" w:author="Yuyong Kim" w:date="2026-05-10T00:00:00Z"/>
        </w:rPr>
      </w:pPr>
      <w:del w:id="1067" w:author="Yuyong Kim" w:date="2026-05-10T00:00:00Z">
        <w:r>
          <w:delText xml:space="preserve">25</w:delText>
        </w:r>
      </w:del>
    </w:p>
    <w:p>
      <w:pPr>
        <w:rPr>
          <w:del w:id="1070" w:author="Yuyong Kim" w:date="2026-05-10T00:00:00Z"/>
        </w:rPr>
      </w:pPr>
      <w:del w:id="1069" w:author="Yuyong Kim" w:date="2026-05-10T00:00:00Z">
        <w:r>
          <w:delText xml:space="preserve">Total</w:delText>
        </w:r>
      </w:del>
    </w:p>
    <w:p>
      <w:pPr>
        <w:rPr>
          <w:del w:id="1072" w:author="Yuyong Kim" w:date="2026-05-10T00:00:00Z"/>
        </w:rPr>
      </w:pPr>
      <w:del w:id="1071" w:author="Yuyong Kim" w:date="2026-05-10T00:00:00Z">
        <w:r>
          <w:delText xml:space="preserve">122 (55%)</w:delText>
        </w:r>
      </w:del>
    </w:p>
    <w:p>
      <w:pPr>
        <w:rPr>
          <w:del w:id="1074" w:author="Yuyong Kim" w:date="2026-05-10T00:00:00Z"/>
        </w:rPr>
      </w:pPr>
      <w:del w:id="1073" w:author="Yuyong Kim" w:date="2026-05-10T00:00:00Z">
        <w:r>
          <w:delText xml:space="preserve">55 (25%)</w:delText>
        </w:r>
      </w:del>
    </w:p>
    <w:p>
      <w:pPr>
        <w:rPr>
          <w:del w:id="1076" w:author="Yuyong Kim" w:date="2026-05-10T00:00:00Z"/>
        </w:rPr>
      </w:pPr>
      <w:del w:id="1075" w:author="Yuyong Kim" w:date="2026-05-10T00:00:00Z">
        <w:r>
          <w:delText xml:space="preserve">38 (17%)</w:delText>
        </w:r>
      </w:del>
    </w:p>
    <w:p>
      <w:pPr>
        <w:rPr>
          <w:del w:id="1078" w:author="Yuyong Kim" w:date="2026-05-10T00:00:00Z"/>
        </w:rPr>
      </w:pPr>
      <w:del w:id="1077" w:author="Yuyong Kim" w:date="2026-05-10T00:00:00Z">
        <w:r>
          <w:delText xml:space="preserve">5 (2%)</w:delText>
        </w:r>
      </w:del>
    </w:p>
    <w:p>
      <w:pPr>
        <w:rPr>
          <w:del w:id="1080" w:author="Yuyong Kim" w:date="2026-05-10T00:00:00Z"/>
        </w:rPr>
      </w:pPr>
      <w:del w:id="1079" w:author="Yuyong Kim" w:date="2026-05-10T00:00:00Z">
        <w:r>
          <w:delText xml:space="preserve">220</w:delText>
        </w:r>
      </w:del>
    </w:p>
    <w:p>
      <w:pPr>
        <w:rPr>
          <w:del w:id="1082" w:author="Yuyong Kim" w:date="2026-05-10T00:00:00Z"/>
        </w:rPr>
      </w:pPr>
      <w:del w:id="1081" w:author="Yuyong Kim" w:date="2026-05-10T00:00:00Z">
        <w:r>
          <w:delText xml:space="preserve">Scenario Set</w:delText>
        </w:r>
      </w:del>
    </w:p>
    <w:p>
      <w:pPr>
        <w:rPr>
          <w:del w:id="1084" w:author="Yuyong Kim" w:date="2026-05-10T00:00:00Z"/>
        </w:rPr>
      </w:pPr>
      <w:del w:id="1083" w:author="Yuyong Kim" w:date="2026-05-10T00:00:00Z">
        <w:r>
          <w:delText xml:space="preserve">Validator OFF</w:delText>
        </w:r>
      </w:del>
    </w:p>
    <w:p>
      <w:pPr>
        <w:rPr>
          <w:del w:id="1086" w:author="Yuyong Kim" w:date="2026-05-10T00:00:00Z"/>
        </w:rPr>
      </w:pPr>
      <w:del w:id="1085" w:author="Yuyong Kim" w:date="2026-05-10T00:00:00Z">
        <w:r>
          <w:delText xml:space="preserve">Validator ON</w:delText>
        </w:r>
      </w:del>
    </w:p>
    <w:p>
      <w:pPr>
        <w:rPr>
          <w:del w:id="1088" w:author="Yuyong Kim" w:date="2026-05-10T00:00:00Z"/>
        </w:rPr>
      </w:pPr>
      <w:del w:id="1087" w:author="Yuyong Kim" w:date="2026-05-10T00:00:00Z">
        <w:r>
          <w:delText xml:space="preserve">Absolute Delta</w:delText>
        </w:r>
      </w:del>
    </w:p>
    <w:p>
      <w:pPr>
        <w:rPr>
          <w:del w:id="1090" w:author="Yuyong Kim" w:date="2026-05-10T00:00:00Z"/>
        </w:rPr>
      </w:pPr>
      <w:del w:id="1089" w:author="Yuyong Kim" w:date="2026-05-10T00:00:00Z">
        <w:r>
          <w:delText xml:space="preserve">Ratio Delta</w:delText>
        </w:r>
      </w:del>
    </w:p>
    <w:p>
      <w:pPr>
        <w:rPr>
          <w:del w:id="1092" w:author="Yuyong Kim" w:date="2026-05-10T00:00:00Z"/>
        </w:rPr>
      </w:pPr>
      <w:del w:id="1091" w:author="Yuyong Kim" w:date="2026-05-10T00:00:00Z">
        <w:r>
          <w:delText xml:space="preserve">aligned_standard</w:delText>
        </w:r>
      </w:del>
    </w:p>
    <w:p>
      <w:pPr>
        <w:rPr>
          <w:del w:id="1094" w:author="Yuyong Kim" w:date="2026-05-10T00:00:00Z"/>
        </w:rPr>
      </w:pPr>
      <w:del w:id="1093" w:author="Yuyong Kim" w:date="2026-05-10T00:00:00Z">
        <w:r>
          <w:delText xml:space="preserve">0 / 10</w:delText>
        </w:r>
      </w:del>
    </w:p>
    <w:p>
      <w:pPr>
        <w:rPr>
          <w:del w:id="1096" w:author="Yuyong Kim" w:date="2026-05-10T00:00:00Z"/>
        </w:rPr>
      </w:pPr>
      <w:del w:id="1095" w:author="Yuyong Kim" w:date="2026-05-10T00:00:00Z">
        <w:r>
          <w:delText xml:space="preserve">0 / 10</w:delText>
        </w:r>
      </w:del>
    </w:p>
    <w:p>
      <w:pPr>
        <w:rPr>
          <w:del w:id="1098" w:author="Yuyong Kim" w:date="2026-05-10T00:00:00Z"/>
        </w:rPr>
      </w:pPr>
      <w:del w:id="1097" w:author="Yuyong Kim" w:date="2026-05-10T00:00:00Z">
        <w:r>
          <w:delText xml:space="preserve">+0</w:delText>
        </w:r>
      </w:del>
    </w:p>
    <w:p>
      <w:pPr>
        <w:rPr>
          <w:del w:id="1100" w:author="Yuyong Kim" w:date="2026-05-10T00:00:00Z"/>
        </w:rPr>
      </w:pPr>
      <w:del w:id="1099" w:author="Yuyong Kim" w:date="2026-05-10T00:00:00Z">
        <w:r>
          <w:delText xml:space="preserve">+0.00</w:delText>
        </w:r>
      </w:del>
    </w:p>
    <w:p>
      <w:pPr>
        <w:rPr>
          <w:del w:id="1102" w:author="Yuyong Kim" w:date="2026-05-10T00:00:00Z"/>
        </w:rPr>
      </w:pPr>
      <w:del w:id="1101" w:author="Yuyong Kim" w:date="2026-05-10T00:00:00Z">
        <w:r>
          <w:delText xml:space="preserve">aligned_boundary</w:delText>
        </w:r>
      </w:del>
    </w:p>
    <w:p>
      <w:pPr>
        <w:rPr>
          <w:del w:id="1104" w:author="Yuyong Kim" w:date="2026-05-10T00:00:00Z"/>
        </w:rPr>
      </w:pPr>
      <w:del w:id="1103" w:author="Yuyong Kim" w:date="2026-05-10T00:00:00Z">
        <w:r>
          <w:delText xml:space="preserve">0 / 6</w:delText>
        </w:r>
      </w:del>
    </w:p>
    <w:p>
      <w:pPr>
        <w:rPr>
          <w:del w:id="1106" w:author="Yuyong Kim" w:date="2026-05-10T00:00:00Z"/>
        </w:rPr>
      </w:pPr>
      <w:del w:id="1105" w:author="Yuyong Kim" w:date="2026-05-10T00:00:00Z">
        <w:r>
          <w:delText xml:space="preserve">6 / 6</w:delText>
        </w:r>
      </w:del>
    </w:p>
    <w:p>
      <w:pPr>
        <w:rPr>
          <w:del w:id="1108" w:author="Yuyong Kim" w:date="2026-05-10T00:00:00Z"/>
        </w:rPr>
      </w:pPr>
      <w:del w:id="1107" w:author="Yuyong Kim" w:date="2026-05-10T00:00:00Z">
        <w:r>
          <w:delText xml:space="preserve">+6</w:delText>
        </w:r>
      </w:del>
    </w:p>
    <w:p>
      <w:pPr>
        <w:rPr>
          <w:del w:id="1110" w:author="Yuyong Kim" w:date="2026-05-10T00:00:00Z"/>
        </w:rPr>
      </w:pPr>
      <w:del w:id="1109" w:author="Yuyong Kim" w:date="2026-05-10T00:00:00Z">
        <w:r>
          <w:delText xml:space="preserve">+1.00</w:delText>
        </w:r>
      </w:del>
    </w:p>
    <w:p>
      <w:pPr>
        <w:rPr>
          <w:del w:id="1112" w:author="Yuyong Kim" w:date="2026-05-10T00:00:00Z"/>
        </w:rPr>
      </w:pPr>
      <w:del w:id="1111" w:author="Yuyong Kim" w:date="2026-05-10T00:00:00Z">
        <w:r>
          <w:delText xml:space="preserve">aligned_failure</w:delText>
        </w:r>
      </w:del>
    </w:p>
    <w:p>
      <w:pPr>
        <w:rPr>
          <w:del w:id="1114" w:author="Yuyong Kim" w:date="2026-05-10T00:00:00Z"/>
        </w:rPr>
      </w:pPr>
      <w:del w:id="1113" w:author="Yuyong Kim" w:date="2026-05-10T00:00:00Z">
        <w:r>
          <w:delText xml:space="preserve">0 / 4</w:delText>
        </w:r>
      </w:del>
    </w:p>
    <w:p>
      <w:pPr>
        <w:rPr>
          <w:del w:id="1116" w:author="Yuyong Kim" w:date="2026-05-10T00:00:00Z"/>
        </w:rPr>
      </w:pPr>
      <w:del w:id="1115" w:author="Yuyong Kim" w:date="2026-05-10T00:00:00Z">
        <w:r>
          <w:delText xml:space="preserve">4 / 4</w:delText>
        </w:r>
      </w:del>
    </w:p>
    <w:p>
      <w:pPr>
        <w:rPr>
          <w:del w:id="1118" w:author="Yuyong Kim" w:date="2026-05-10T00:00:00Z"/>
        </w:rPr>
      </w:pPr>
      <w:del w:id="1117" w:author="Yuyong Kim" w:date="2026-05-10T00:00:00Z">
        <w:r>
          <w:delText xml:space="preserve">+4</w:delText>
        </w:r>
      </w:del>
    </w:p>
    <w:p>
      <w:pPr>
        <w:rPr>
          <w:del w:id="1120" w:author="Yuyong Kim" w:date="2026-05-10T00:00:00Z"/>
        </w:rPr>
      </w:pPr>
      <w:del w:id="1119" w:author="Yuyong Kim" w:date="2026-05-10T00:00:00Z">
        <w:r>
          <w:delText xml:space="preserve">+1.00</w:delText>
        </w:r>
      </w:del>
    </w:p>
    <w:p>
      <w:pPr>
        <w:rPr>
          <w:del w:id="1122" w:author="Yuyong Kim" w:date="2026-05-10T00:00:00Z"/>
        </w:rPr>
      </w:pPr>
      <w:del w:id="1121" w:author="Yuyong Kim" w:date="2026-05-10T00:00:00Z">
        <w:r>
          <w:delText xml:space="preserve">mixed_first20</w:delText>
        </w:r>
      </w:del>
    </w:p>
    <w:p>
      <w:pPr>
        <w:rPr>
          <w:del w:id="1124" w:author="Yuyong Kim" w:date="2026-05-10T00:00:00Z"/>
        </w:rPr>
      </w:pPr>
      <w:del w:id="1123" w:author="Yuyong Kim" w:date="2026-05-10T00:00:00Z">
        <w:r>
          <w:delText xml:space="preserve">0 / 20</w:delText>
        </w:r>
      </w:del>
    </w:p>
    <w:p>
      <w:pPr>
        <w:rPr>
          <w:del w:id="1126" w:author="Yuyong Kim" w:date="2026-05-10T00:00:00Z"/>
        </w:rPr>
      </w:pPr>
      <w:del w:id="1125" w:author="Yuyong Kim" w:date="2026-05-10T00:00:00Z">
        <w:r>
          <w:delText xml:space="preserve">3 / 20</w:delText>
        </w:r>
      </w:del>
    </w:p>
    <w:p>
      <w:pPr>
        <w:rPr>
          <w:del w:id="1128" w:author="Yuyong Kim" w:date="2026-05-10T00:00:00Z"/>
        </w:rPr>
      </w:pPr>
      <w:del w:id="1127" w:author="Yuyong Kim" w:date="2026-05-10T00:00:00Z">
        <w:r>
          <w:delText xml:space="preserve">+3</w:delText>
        </w:r>
      </w:del>
    </w:p>
    <w:p>
      <w:pPr>
        <w:rPr>
          <w:del w:id="1130" w:author="Yuyong Kim" w:date="2026-05-10T00:00:00Z"/>
        </w:rPr>
      </w:pPr>
      <w:del w:id="1129" w:author="Yuyong Kim" w:date="2026-05-10T00:00:00Z">
        <w:r>
          <w:delText xml:space="preserve">+0.15</w:delText>
        </w:r>
      </w:del>
    </w:p>
    <w:p>
      <w:pPr>
        <w:rPr>
          <w:del w:id="1132" w:author="Yuyong Kim" w:date="2026-05-10T00:00:00Z"/>
        </w:rPr>
      </w:pPr>
      <w:del w:id="1131" w:author="Yuyong Kim" w:date="2026-05-10T00:00:00Z">
        <w:r>
          <w:delText xml:space="preserve">mixed_random20</w:delText>
        </w:r>
      </w:del>
    </w:p>
    <w:p>
      <w:pPr>
        <w:rPr>
          <w:del w:id="1134" w:author="Yuyong Kim" w:date="2026-05-10T00:00:00Z"/>
        </w:rPr>
      </w:pPr>
      <w:del w:id="1133" w:author="Yuyong Kim" w:date="2026-05-10T00:00:00Z">
        <w:r>
          <w:delText xml:space="preserve">0 / 20</w:delText>
        </w:r>
      </w:del>
    </w:p>
    <w:p>
      <w:pPr>
        <w:rPr>
          <w:del w:id="1136" w:author="Yuyong Kim" w:date="2026-05-10T00:00:00Z"/>
        </w:rPr>
      </w:pPr>
      <w:del w:id="1135" w:author="Yuyong Kim" w:date="2026-05-10T00:00:00Z">
        <w:r>
          <w:delText xml:space="preserve">12 / 20</w:delText>
        </w:r>
      </w:del>
    </w:p>
    <w:p>
      <w:pPr>
        <w:rPr>
          <w:del w:id="1138" w:author="Yuyong Kim" w:date="2026-05-10T00:00:00Z"/>
        </w:rPr>
      </w:pPr>
      <w:del w:id="1137" w:author="Yuyong Kim" w:date="2026-05-10T00:00:00Z">
        <w:r>
          <w:delText xml:space="preserve">+12</w:delText>
        </w:r>
      </w:del>
    </w:p>
    <w:p>
      <w:pPr>
        <w:rPr>
          <w:del w:id="1140" w:author="Yuyong Kim" w:date="2026-05-10T00:00:00Z"/>
        </w:rPr>
      </w:pPr>
      <w:del w:id="1139" w:author="Yuyong Kim" w:date="2026-05-10T00:00:00Z">
        <w:r>
          <w:delText xml:space="preserve">+0.60</w:delText>
        </w:r>
      </w:del>
    </w:p>
    <w:p>
      <w:pPr>
        <w:rPr>
          <w:del w:id="1142" w:author="Yuyong Kim" w:date="2026-05-10T00:00:00Z"/>
        </w:rPr>
      </w:pPr>
      <w:del w:id="1141" w:author="Yuyong Kim" w:date="2026-05-10T00:00:00Z">
        <w:r>
          <w:delText xml:space="preserve">Overall</w:delText>
        </w:r>
      </w:del>
    </w:p>
    <w:p>
      <w:pPr>
        <w:rPr>
          <w:del w:id="1144" w:author="Yuyong Kim" w:date="2026-05-10T00:00:00Z"/>
        </w:rPr>
      </w:pPr>
      <w:del w:id="1143" w:author="Yuyong Kim" w:date="2026-05-10T00:00:00Z">
        <w:r>
          <w:delText xml:space="preserve">0 / 60</w:delText>
        </w:r>
      </w:del>
    </w:p>
    <w:p>
      <w:pPr>
        <w:rPr>
          <w:del w:id="1146" w:author="Yuyong Kim" w:date="2026-05-10T00:00:00Z"/>
        </w:rPr>
      </w:pPr>
      <w:del w:id="1145" w:author="Yuyong Kim" w:date="2026-05-10T00:00:00Z">
        <w:r>
          <w:delText xml:space="preserve">25 / 60</w:delText>
        </w:r>
      </w:del>
    </w:p>
    <w:p>
      <w:pPr>
        <w:rPr>
          <w:del w:id="1148" w:author="Yuyong Kim" w:date="2026-05-10T00:00:00Z"/>
        </w:rPr>
      </w:pPr>
      <w:del w:id="1147" w:author="Yuyong Kim" w:date="2026-05-10T00:00:00Z">
        <w:r>
          <w:delText xml:space="preserve">+25</w:delText>
        </w:r>
      </w:del>
    </w:p>
    <w:p>
      <w:pPr>
        <w:rPr>
          <w:del w:id="1150" w:author="Yuyong Kim" w:date="2026-05-10T00:00:00Z"/>
        </w:rPr>
      </w:pPr>
      <w:del w:id="1149" w:author="Yuyong Kim" w:date="2026-05-10T00:00:00Z">
        <w:r>
          <w:delText xml:space="preserve">+0.4167</w:delText>
        </w:r>
      </w:del>
    </w:p>
    <w:p>
      <w:pPr>
        <w:rPr>
          <w:del w:id="1152" w:author="Yuyong Kim" w:date="2026-05-10T00:00:00Z"/>
        </w:rPr>
      </w:pPr>
      <w:del w:id="1151" w:author="Yuyong Kim" w:date="2026-05-10T00:00:00Z">
        <w:r>
          <w:delText xml:space="preserve">Metric</w:delText>
        </w:r>
      </w:del>
    </w:p>
    <w:p>
      <w:pPr>
        <w:rPr>
          <w:del w:id="1154" w:author="Yuyong Kim" w:date="2026-05-10T00:00:00Z"/>
        </w:rPr>
      </w:pPr>
      <w:del w:id="1153" w:author="Yuyong Kim" w:date="2026-05-10T00:00:00Z">
        <w:r>
          <w:delText xml:space="preserve">Plain FTS</w:delText>
        </w:r>
      </w:del>
    </w:p>
    <w:p>
      <w:pPr>
        <w:rPr>
          <w:del w:id="1156" w:author="Yuyong Kim" w:date="2026-05-10T00:00:00Z"/>
        </w:rPr>
      </w:pPr>
      <w:del w:id="1155" w:author="Yuyong Kim" w:date="2026-05-10T00:00:00Z">
        <w:r>
          <w:delText xml:space="preserve">Enhanced FTS</w:delText>
        </w:r>
      </w:del>
    </w:p>
    <w:p>
      <w:pPr>
        <w:rPr>
          <w:del w:id="1158" w:author="Yuyong Kim" w:date="2026-05-10T00:00:00Z"/>
        </w:rPr>
      </w:pPr>
      <w:del w:id="1157" w:author="Yuyong Kim" w:date="2026-05-10T00:00:00Z">
        <w:r>
          <w:delText xml:space="preserve">Delta</w:delText>
        </w:r>
      </w:del>
    </w:p>
    <w:p>
      <w:pPr>
        <w:rPr>
          <w:del w:id="1160" w:author="Yuyong Kim" w:date="2026-05-10T00:00:00Z"/>
        </w:rPr>
      </w:pPr>
      <w:del w:id="1159" w:author="Yuyong Kim" w:date="2026-05-10T00:00:00Z">
        <w:r>
          <w:delText xml:space="preserve">Recall@1</w:delText>
        </w:r>
      </w:del>
    </w:p>
    <w:p>
      <w:pPr>
        <w:rPr>
          <w:del w:id="1162" w:author="Yuyong Kim" w:date="2026-05-10T00:00:00Z"/>
        </w:rPr>
      </w:pPr>
      <w:del w:id="1161" w:author="Yuyong Kim" w:date="2026-05-10T00:00:00Z">
        <w:r>
          <w:delText xml:space="preserve">0.44</w:delText>
        </w:r>
      </w:del>
    </w:p>
    <w:p>
      <w:pPr>
        <w:rPr>
          <w:del w:id="1164" w:author="Yuyong Kim" w:date="2026-05-10T00:00:00Z"/>
        </w:rPr>
      </w:pPr>
      <w:del w:id="1163" w:author="Yuyong Kim" w:date="2026-05-10T00:00:00Z">
        <w:r>
          <w:delText xml:space="preserve">0.74</w:delText>
        </w:r>
      </w:del>
    </w:p>
    <w:p>
      <w:pPr>
        <w:rPr>
          <w:del w:id="1166" w:author="Yuyong Kim" w:date="2026-05-10T00:00:00Z"/>
        </w:rPr>
      </w:pPr>
      <w:del w:id="1165" w:author="Yuyong Kim" w:date="2026-05-10T00:00:00Z">
        <w:r>
          <w:delText xml:space="preserve">+0.30</w:delText>
        </w:r>
      </w:del>
    </w:p>
    <w:p>
      <w:pPr>
        <w:rPr>
          <w:del w:id="1168" w:author="Yuyong Kim" w:date="2026-05-10T00:00:00Z"/>
        </w:rPr>
      </w:pPr>
      <w:del w:id="1167" w:author="Yuyong Kim" w:date="2026-05-10T00:00:00Z">
        <w:r>
          <w:delText xml:space="preserve">Recall@3</w:delText>
        </w:r>
      </w:del>
    </w:p>
    <w:p>
      <w:pPr>
        <w:rPr>
          <w:del w:id="1170" w:author="Yuyong Kim" w:date="2026-05-10T00:00:00Z"/>
        </w:rPr>
      </w:pPr>
      <w:del w:id="1169" w:author="Yuyong Kim" w:date="2026-05-10T00:00:00Z">
        <w:r>
          <w:delText xml:space="preserve">0.74</w:delText>
        </w:r>
      </w:del>
    </w:p>
    <w:p>
      <w:pPr>
        <w:rPr>
          <w:del w:id="1172" w:author="Yuyong Kim" w:date="2026-05-10T00:00:00Z"/>
        </w:rPr>
      </w:pPr>
      <w:del w:id="1171" w:author="Yuyong Kim" w:date="2026-05-10T00:00:00Z">
        <w:r>
          <w:delText xml:space="preserve">0.86</w:delText>
        </w:r>
      </w:del>
    </w:p>
    <w:p>
      <w:pPr>
        <w:rPr>
          <w:del w:id="1174" w:author="Yuyong Kim" w:date="2026-05-10T00:00:00Z"/>
        </w:rPr>
      </w:pPr>
      <w:del w:id="1173" w:author="Yuyong Kim" w:date="2026-05-10T00:00:00Z">
        <w:r>
          <w:delText xml:space="preserve">+0.12</w:delText>
        </w:r>
      </w:del>
    </w:p>
    <w:p>
      <w:pPr>
        <w:rPr>
          <w:del w:id="1176" w:author="Yuyong Kim" w:date="2026-05-10T00:00:00Z"/>
        </w:rPr>
      </w:pPr>
      <w:del w:id="1175" w:author="Yuyong Kim" w:date="2026-05-10T00:00:00Z">
        <w:r>
          <w:delText xml:space="preserve">Recall@5</w:delText>
        </w:r>
      </w:del>
    </w:p>
    <w:p>
      <w:pPr>
        <w:rPr>
          <w:del w:id="1178" w:author="Yuyong Kim" w:date="2026-05-10T00:00:00Z"/>
        </w:rPr>
      </w:pPr>
      <w:del w:id="1177" w:author="Yuyong Kim" w:date="2026-05-10T00:00:00Z">
        <w:r>
          <w:delText xml:space="preserve">0.74</w:delText>
        </w:r>
      </w:del>
    </w:p>
    <w:p>
      <w:pPr>
        <w:rPr>
          <w:del w:id="1180" w:author="Yuyong Kim" w:date="2026-05-10T00:00:00Z"/>
        </w:rPr>
      </w:pPr>
      <w:del w:id="1179" w:author="Yuyong Kim" w:date="2026-05-10T00:00:00Z">
        <w:r>
          <w:delText xml:space="preserve">0.86</w:delText>
        </w:r>
      </w:del>
    </w:p>
    <w:p>
      <w:pPr>
        <w:rPr>
          <w:del w:id="1182" w:author="Yuyong Kim" w:date="2026-05-10T00:00:00Z"/>
        </w:rPr>
      </w:pPr>
      <w:del w:id="1181" w:author="Yuyong Kim" w:date="2026-05-10T00:00:00Z">
        <w:r>
          <w:delText xml:space="preserve">+0.12</w:delText>
        </w:r>
      </w:del>
    </w:p>
    <w:p>
      <w:pPr>
        <w:rPr>
          <w:del w:id="1184" w:author="Yuyong Kim" w:date="2026-05-10T00:00:00Z"/>
        </w:rPr>
      </w:pPr>
      <w:del w:id="1183" w:author="Yuyong Kim" w:date="2026-05-10T00:00:00Z">
        <w:r>
          <w:delText xml:space="preserve">MRR@10</w:delText>
        </w:r>
      </w:del>
    </w:p>
    <w:p>
      <w:pPr>
        <w:rPr>
          <w:del w:id="1186" w:author="Yuyong Kim" w:date="2026-05-10T00:00:00Z"/>
        </w:rPr>
      </w:pPr>
      <w:del w:id="1185" w:author="Yuyong Kim" w:date="2026-05-10T00:00:00Z">
        <w:r>
          <w:delText xml:space="preserve">0.5744</w:delText>
        </w:r>
      </w:del>
    </w:p>
    <w:p>
      <w:pPr>
        <w:rPr>
          <w:del w:id="1188" w:author="Yuyong Kim" w:date="2026-05-10T00:00:00Z"/>
        </w:rPr>
      </w:pPr>
      <w:del w:id="1187" w:author="Yuyong Kim" w:date="2026-05-10T00:00:00Z">
        <w:r>
          <w:delText xml:space="preserve">0.7933</w:delText>
        </w:r>
      </w:del>
    </w:p>
    <w:p>
      <w:pPr>
        <w:rPr>
          <w:del w:id="1190" w:author="Yuyong Kim" w:date="2026-05-10T00:00:00Z"/>
        </w:rPr>
      </w:pPr>
      <w:del w:id="1189" w:author="Yuyong Kim" w:date="2026-05-10T00:00:00Z">
        <w:r>
          <w:delText xml:space="preserve">+0.2189</w:delText>
        </w:r>
      </w:del>
    </w:p>
    <w:p>
      <w:pPr>
        <w:rPr>
          <w:del w:id="1192" w:author="Yuyong Kim" w:date="2026-05-10T00:00:00Z"/>
        </w:rPr>
      </w:pPr>
      <w:del w:id="1191" w:author="Yuyong Kim" w:date="2026-05-10T00:00:00Z">
        <w:r>
          <w:delText xml:space="preserve">Case</w:delText>
        </w:r>
      </w:del>
    </w:p>
    <w:p>
      <w:pPr>
        <w:rPr>
          <w:del w:id="1194" w:author="Yuyong Kim" w:date="2026-05-10T00:00:00Z"/>
        </w:rPr>
      </w:pPr>
      <w:del w:id="1193" w:author="Yuyong Kim" w:date="2026-05-10T00:00:00Z">
        <w:r>
          <w:delText xml:space="preserve">Code-Only</w:delText>
        </w:r>
      </w:del>
    </w:p>
    <w:p>
      <w:pPr>
        <w:rPr>
          <w:del w:id="1196" w:author="Yuyong Kim" w:date="2026-05-10T00:00:00Z"/>
        </w:rPr>
      </w:pPr>
      <w:del w:id="1195" w:author="Yuyong Kim" w:date="2026-05-10T00:00:00Z">
        <w:r>
          <w:delText xml:space="preserve">RAG Detected</w:delText>
        </w:r>
      </w:del>
    </w:p>
    <w:p>
      <w:pPr>
        <w:rPr>
          <w:del w:id="1198" w:author="Yuyong Kim" w:date="2026-05-10T00:00:00Z"/>
        </w:rPr>
      </w:pPr>
      <w:del w:id="1197" w:author="Yuyong Kim" w:date="2026-05-10T00:00:00Z">
        <w:r>
          <w:delText xml:space="preserve">Key Gap</w:delText>
        </w:r>
      </w:del>
    </w:p>
    <w:p>
      <w:pPr>
        <w:rPr>
          <w:del w:id="1200" w:author="Yuyong Kim" w:date="2026-05-10T00:00:00Z"/>
        </w:rPr>
      </w:pPr>
      <w:del w:id="1199" w:author="Yuyong Kim" w:date="2026-05-10T00:00:00Z">
        <w:r>
          <w:delText xml:space="preserve">VES-GOLD-001</w:delText>
        </w:r>
      </w:del>
    </w:p>
    <w:p>
      <w:pPr>
        <w:rPr>
          <w:del w:id="1202" w:author="Yuyong Kim" w:date="2026-05-10T00:00:00Z"/>
        </w:rPr>
      </w:pPr>
      <w:del w:id="1201" w:author="Yuyong Kim" w:date="2026-05-10T00:00:00Z">
        <w:r>
          <w:delText xml:space="preserve">0</w:delText>
        </w:r>
      </w:del>
    </w:p>
    <w:p>
      <w:pPr>
        <w:rPr>
          <w:del w:id="1204" w:author="Yuyong Kim" w:date="2026-05-10T00:00:00Z"/>
        </w:rPr>
      </w:pPr>
      <w:del w:id="1203" w:author="Yuyong Kim" w:date="2026-05-10T00:00:00Z">
        <w:r>
          <w:delText xml:space="preserve">1</w:delText>
        </w:r>
      </w:del>
    </w:p>
    <w:p>
      <w:pPr>
        <w:rPr>
          <w:del w:id="1206" w:author="Yuyong Kim" w:date="2026-05-10T00:00:00Z"/>
        </w:rPr>
      </w:pPr>
      <w:del w:id="1205" w:author="Yuyong Kim" w:date="2026-05-10T00:00:00Z">
        <w:r>
          <w:delText xml:space="preserve">RL documentation per M-69-2012</w:delText>
        </w:r>
      </w:del>
    </w:p>
    <w:p>
      <w:pPr>
        <w:rPr>
          <w:del w:id="1208" w:author="Yuyong Kim" w:date="2026-05-10T00:00:00Z"/>
        </w:rPr>
      </w:pPr>
      <w:del w:id="1207" w:author="Yuyong Kim" w:date="2026-05-10T00:00:00Z">
        <w:r>
          <w:delText xml:space="preserve">VES-GOLD-009</w:delText>
        </w:r>
      </w:del>
    </w:p>
    <w:p>
      <w:pPr>
        <w:rPr>
          <w:del w:id="1210" w:author="Yuyong Kim" w:date="2026-05-10T00:00:00Z"/>
        </w:rPr>
      </w:pPr>
      <w:del w:id="1209" w:author="Yuyong Kim" w:date="2026-05-10T00:00:00Z">
        <w:r>
          <w:delText xml:space="preserve">0</w:delText>
        </w:r>
      </w:del>
    </w:p>
    <w:p>
      <w:pPr>
        <w:rPr>
          <w:del w:id="1212" w:author="Yuyong Kim" w:date="2026-05-10T00:00:00Z"/>
        </w:rPr>
      </w:pPr>
      <w:del w:id="1211" w:author="Yuyong Kim" w:date="2026-05-10T00:00:00Z">
        <w:r>
          <w:delText xml:space="preserve">1</w:delText>
        </w:r>
      </w:del>
    </w:p>
    <w:p>
      <w:pPr>
        <w:rPr>
          <w:del w:id="1214" w:author="Yuyong Kim" w:date="2026-05-10T00:00:00Z"/>
        </w:rPr>
      </w:pPr>
      <w:del w:id="1213" w:author="Yuyong Kim" w:date="2026-05-10T00:00:00Z">
        <w:r>
          <w:delText xml:space="preserve">RBI trigger per C-C-23-2026</w:delText>
        </w:r>
      </w:del>
    </w:p>
    <w:p>
      <w:pPr>
        <w:rPr>
          <w:del w:id="1216" w:author="Yuyong Kim" w:date="2026-05-10T00:00:00Z"/>
        </w:rPr>
      </w:pPr>
      <w:del w:id="1215" w:author="Yuyong Kim" w:date="2026-05-10T00:00:00Z">
        <w:r>
          <w:delText xml:space="preserve">PIP-GOLD-047</w:delText>
        </w:r>
      </w:del>
    </w:p>
    <w:p>
      <w:pPr>
        <w:rPr>
          <w:del w:id="1218" w:author="Yuyong Kim" w:date="2026-05-10T00:00:00Z"/>
        </w:rPr>
      </w:pPr>
      <w:del w:id="1217" w:author="Yuyong Kim" w:date="2026-05-10T00:00:00Z">
        <w:r>
          <w:delText xml:space="preserve">0</w:delText>
        </w:r>
      </w:del>
    </w:p>
    <w:p>
      <w:pPr>
        <w:rPr>
          <w:del w:id="1220" w:author="Yuyong Kim" w:date="2026-05-10T00:00:00Z"/>
        </w:rPr>
      </w:pPr>
      <w:del w:id="1219" w:author="Yuyong Kim" w:date="2026-05-10T00:00:00Z">
        <w:r>
          <w:delText xml:space="preserve">1</w:delText>
        </w:r>
      </w:del>
    </w:p>
    <w:p>
      <w:pPr>
        <w:rPr>
          <w:del w:id="1222" w:author="Yuyong Kim" w:date="2026-05-10T00:00:00Z"/>
        </w:rPr>
      </w:pPr>
      <w:del w:id="1221" w:author="Yuyong Kim" w:date="2026-05-10T00:00:00Z">
        <w:r>
          <w:delText xml:space="preserve">Corrosion prevention per Article 256</w:delText>
        </w:r>
      </w:del>
    </w:p>
    <w:p>
      <w:pPr>
        <w:rPr>
          <w:del w:id="1224" w:author="Yuyong Kim" w:date="2026-05-10T00:00:00Z"/>
        </w:rPr>
      </w:pPr>
      <w:del w:id="1223" w:author="Yuyong Kim" w:date="2026-05-10T00:00:00Z">
        <w:r>
          <w:delText xml:space="preserve">Total</w:delText>
        </w:r>
      </w:del>
    </w:p>
    <w:p>
      <w:pPr>
        <w:rPr>
          <w:del w:id="1226" w:author="Yuyong Kim" w:date="2026-05-10T00:00:00Z"/>
        </w:rPr>
      </w:pPr>
      <w:del w:id="1225" w:author="Yuyong Kim" w:date="2026-05-10T00:00:00Z">
        <w:r>
          <w:delText xml:space="preserve">0 / 3</w:delText>
        </w:r>
      </w:del>
    </w:p>
    <w:p>
      <w:pPr>
        <w:rPr>
          <w:del w:id="1228" w:author="Yuyong Kim" w:date="2026-05-10T00:00:00Z"/>
        </w:rPr>
      </w:pPr>
      <w:del w:id="1227" w:author="Yuyong Kim" w:date="2026-05-10T00:00:00Z">
        <w:r>
          <w:delText xml:space="preserve">3 / 3</w:delText>
        </w:r>
      </w:del>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22" Type="http://schemas.openxmlformats.org/officeDocument/2006/relationships/image" Target="media/rId22.png"/><Relationship Id="rId32" Type="http://schemas.openxmlformats.org/officeDocument/2006/relationships/image" Target="media/rId32.png"/><Relationship Id="rId40" Type="http://schemas.openxmlformats.org/officeDocument/2006/relationships/image" Target="media/rId40.png"/><Relationship Id="rId48" Type="http://schemas.openxmlformats.org/officeDocument/2006/relationships/image" Target="media/rId48.png"/><Relationship Id="rId68" Type="http://schemas.openxmlformats.org/officeDocument/2006/relationships/hyperlink" Target="https://github.com/yuyongkim/did-you-check-kosha" TargetMode="External"/><Relationship Id="rId86" Type="http://schemas.openxmlformats.org/officeDocument/2006/relationships/hyperlink" Target="https://www.kosha.or.kr" TargetMode="External"/><Relationship Id="rId87" Type="http://schemas.openxmlformats.org/officeDocument/2006/relationships/hyperlink" Target="https://www.law.go.kr" TargetMode="External"/></Relationships>
</file>

<file path=word/_rels/footnotes.xml.rels><?xml version='1.0' encoding='UTF-8' standalone='yes'?>
<Relationships xmlns="http://schemas.openxmlformats.org/package/2006/relationships"><Relationship Id="rId68" Type="http://schemas.openxmlformats.org/officeDocument/2006/relationships/hyperlink" Target="https://github.com/yuyongkim/did-you-check-kosha" TargetMode="External"/><Relationship Id="rId86" Type="http://schemas.openxmlformats.org/officeDocument/2006/relationships/hyperlink" Target="https://www.kosha.or.kr" TargetMode="External"/><Relationship Id="rId87" Type="http://schemas.openxmlformats.org/officeDocument/2006/relationships/hyperlink" Target="https://www.law.go.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2026-05-18T12:28:42Z</dcterms:created>
  <dcterms:modified xsi:type="dcterms:W3CDTF">2026-05-18T12:28:42Z</dcterms:modified>
</cp:coreProperties>
</file>

<file path=docProps/custom.xml><?xml version="1.0" encoding="utf-8"?>
<Properties xmlns="http://schemas.openxmlformats.org/officeDocument/2006/custom-properties" xmlns:vt="http://schemas.openxmlformats.org/officeDocument/2006/docPropsVTypes"/>
</file>